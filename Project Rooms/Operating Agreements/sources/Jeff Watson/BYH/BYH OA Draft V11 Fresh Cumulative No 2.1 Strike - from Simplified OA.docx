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sidRPr="00CC6850">
        <w:rPr>
          <w:b/>
          <w:bCs/>
          <w:strike w:val="true"/>
        </w:rPr>
        <w:t>SELL YOUR HOME, LLC</w:t>
      </w:r>
      <w:r w:rsidRPr="00CC6850">
        <w:rPr>
          <w:b/>
          <w:bCs/>
          <w:color w:val="C00000"/>
        </w:rPr>
        <w:t> BUY YOUR HOME, LLC</w:t>
      </w:r>
    </w:p>
    <w:p w14:paraId="710DFD82" w14:textId="77777777" w:rsidR="001F6CD0" w:rsidRDefault="00791C6B" w:rsidP="00CC6850">
      <w:pPr>
        <w:widowControl w:val="0"/>
        <w:jc w:val="both"/>
      </w:pPr>
      <w:r>
        <w:t xml:space="preserve">This Amended and Restated Operating Agreement is entered into on this _____ day of </w:t>
      </w:r>
      <w:proofErr w:type="gramStart"/>
      <w:r>
        <w:t>June,</w:t>
      </w:r>
      <w:proofErr w:type="gramEnd"/>
      <w:r>
        <w:t xml:space="preserve"> 2025, by and among the </w:t>
      </w:r>
      <w:proofErr w:type="gramStart"/>
      <w:r>
        <w:t>persons</w:t>
      </w:r>
      <w:proofErr w:type="gramEnd"/>
      <w:r>
        <w:t xml:space="preserve"> executing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w:t>
      </w:r>
      <w:proofErr w:type="gramStart"/>
      <w:r>
        <w:t>persons</w:t>
      </w:r>
      <w:proofErr w:type="gramEnd"/>
      <w:r>
        <w:t xml:space="preserve">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sidRPr="00CC6850">
        <w:rPr>
          <w:sz w:val="22"/>
          <w:szCs w:val="20"/>
          <w:strike w:val="true"/>
        </w:rPr>
        <w:t xml:space="preserve">Quest Trust Company FBO Wesley Dale Browning HSA #3417971 is being replaced by </w:t>
      </w:r>
    </w:p>
    <w:p>
      <w:pPr>
        <w:widowControl w:val="0"/>
        <w:spacing w:after="0"/>
        <w:jc w:val="both"/>
        <w:rPr>
          <w:sz w:val="22"/>
          <w:szCs w:val="20"/>
        </w:rPr>
      </w:pPr>
      <w:r>
        <w:rPr>
          <w:color w:val="C00000"/>
        </w:rPr>
        <w:t xml:space="preserve">Browning Family Revocable Trust is the sole Member of the Company.</w:t>
      </w:r>
    </w:p>
    <w:p>
      <w:pPr>
        <w:widowControl w:val="0"/>
        <w:spacing w:after="0"/>
        <w:jc w:val="both"/>
        <w:rPr>
          <w:sz w:val="22"/>
          <w:szCs w:val="20"/>
        </w:rPr>
      </w:pPr>
      <w:r>
        <w:rPr>
          <w:color w:val="C00000"/>
        </w:rPr>
        <w:t xml:space="preserve">The sole Member acts through its co-trustees, Wesley Dale Browning and Jeanette Wilson Hollinger, or any successor trustee authorized under the Browning Family Revocable Trust documents.</w:t>
      </w:r>
    </w:p>
    <w:p w14:paraId="27145D45" w14:textId="11B693CA" w:rsidR="00E00E5D" w:rsidRPr="00CC6850" w:rsidRDefault="00791C6B" w:rsidP="00CC6850">
      <w:pPr>
        <w:widowControl w:val="0"/>
        <w:spacing w:after="0"/>
        <w:ind w:left="576"/>
        <w:jc w:val="both"/>
        <w:rPr>
          <w:sz w:val="22"/>
          <w:szCs w:val="20"/>
        </w:rPr>
      </w:pPr>
      <w:r w:rsidRPr="00CC6850">
        <w:rPr>
          <w:sz w:val="22"/>
          <w:szCs w:val="20"/>
          <w:strike w:val="true"/>
        </w:rPr>
        <w:t xml:space="preserve">Heritage IRA FBO Wesley Dale Browning HSA </w:t>
      </w:r>
      <w:proofErr w:type="gramStart"/>
      <w:r w:rsidRPr="00CC6850">
        <w:rPr>
          <w:b/>
          <w:bCs/>
          <w:sz w:val="22"/>
          <w:szCs w:val="20"/>
          <w:strike w:val="true"/>
        </w:rPr>
        <w:t>#</w:t>
      </w:r>
      <w:r w:rsidR="00A536A4" w:rsidRPr="00CC6850">
        <w:rPr>
          <w:b/>
          <w:bCs/>
          <w:sz w:val="22"/>
          <w:szCs w:val="20"/>
          <w:strike w:val="true"/>
        </w:rPr>
        <w:t>99169956</w:t>
      </w:r>
      <w:r w:rsidRPr="00CC6850">
        <w:rPr>
          <w:sz w:val="22"/>
          <w:szCs w:val="20"/>
          <w:strike w:val="true"/>
        </w:rPr>
        <w:t>;</w:t>
      </w:r>
      <w:proofErr w:type="gramEnd"/>
      <w:r w:rsidRPr="00CC6850">
        <w:rPr>
          <w:sz w:val="22"/>
          <w:szCs w:val="20"/>
          <w:strike w:val="true"/>
        </w:rPr>
        <w:t xml:space="preserve"> </w:t>
      </w:r>
    </w:p>
    <w:p w14:paraId="2114D080" w14:textId="77777777" w:rsidR="00E00E5D" w:rsidRPr="00CC6850" w:rsidRDefault="00791C6B" w:rsidP="00CC6850">
      <w:pPr>
        <w:widowControl w:val="0"/>
        <w:spacing w:after="0"/>
        <w:jc w:val="both"/>
        <w:rPr>
          <w:sz w:val="22"/>
          <w:szCs w:val="20"/>
        </w:rPr>
      </w:pPr>
      <w:r w:rsidRPr="00CC6850">
        <w:rPr>
          <w:sz w:val="22"/>
          <w:szCs w:val="20"/>
          <w:strike w:val="true"/>
        </w:rPr>
        <w:t>Quest Trust Company FBO Wesley Dale Browning Roth IRA #3417921 is being replaced by</w:t>
      </w:r>
    </w:p>
    <w:p w14:paraId="533813F1" w14:textId="6BB3C3F3" w:rsidR="00E00E5D" w:rsidRPr="00CC6850" w:rsidRDefault="00791C6B" w:rsidP="00CC6850">
      <w:pPr>
        <w:widowControl w:val="0"/>
        <w:spacing w:after="0"/>
        <w:ind w:left="576"/>
        <w:jc w:val="both"/>
        <w:rPr>
          <w:sz w:val="22"/>
          <w:szCs w:val="20"/>
        </w:rPr>
      </w:pPr>
      <w:bookmarkStart w:id="0" w:name="_Hlk201300576"/>
      <w:r w:rsidRPr="00CC6850">
        <w:rPr>
          <w:sz w:val="22"/>
          <w:szCs w:val="20"/>
          <w:strike w:val="true"/>
        </w:rPr>
        <w:t xml:space="preserve">Heritage IRA FBO Wesley Dale Browning Roth IRA </w:t>
      </w:r>
      <w:proofErr w:type="gramStart"/>
      <w:r w:rsidRPr="00CC6850">
        <w:rPr>
          <w:sz w:val="22"/>
          <w:szCs w:val="20"/>
          <w:strike w:val="true"/>
        </w:rPr>
        <w:t>#</w:t>
      </w:r>
      <w:r w:rsidR="0037362C" w:rsidRPr="00CC6850">
        <w:rPr>
          <w:b/>
          <w:bCs/>
          <w:sz w:val="22"/>
          <w:u w:val="single"/>
          <w:strike w:val="true"/>
        </w:rPr>
        <w:t>8870274</w:t>
      </w:r>
      <w:r w:rsidRPr="00CC6850">
        <w:rPr>
          <w:sz w:val="22"/>
          <w:szCs w:val="20"/>
          <w:strike w:val="true"/>
        </w:rPr>
        <w:t>;</w:t>
      </w:r>
      <w:proofErr w:type="gramEnd"/>
      <w:r w:rsidRPr="00CC6850">
        <w:rPr>
          <w:sz w:val="22"/>
          <w:szCs w:val="20"/>
          <w:strike w:val="true"/>
        </w:rPr>
        <w:t xml:space="preserve"> </w:t>
      </w:r>
    </w:p>
    <w:bookmarkEnd w:id="0"/>
    <w:p w14:paraId="7B0ACB72" w14:textId="6CEB0428" w:rsidR="00707038" w:rsidRPr="00CC6850" w:rsidRDefault="00791C6B" w:rsidP="00CC6850">
      <w:pPr>
        <w:widowControl w:val="0"/>
        <w:spacing w:after="0"/>
        <w:jc w:val="both"/>
        <w:rPr>
          <w:sz w:val="22"/>
          <w:szCs w:val="20"/>
        </w:rPr>
      </w:pPr>
      <w:r w:rsidRPr="00CC6850">
        <w:rPr>
          <w:sz w:val="22"/>
          <w:szCs w:val="20"/>
          <w:strike w:val="true"/>
        </w:rPr>
        <w:t>Quest Trust Company FBO Jeanette W.</w:t>
      </w:r>
      <w:r w:rsidR="00D409B3" w:rsidRPr="00CC6850">
        <w:rPr>
          <w:sz w:val="22"/>
          <w:szCs w:val="20"/>
          <w:strike w:val="true"/>
        </w:rPr>
        <w:t xml:space="preserve"> Hollinger Roth IRA</w:t>
      </w:r>
      <w:r w:rsidR="0055271F" w:rsidRPr="00CC6850">
        <w:rPr>
          <w:sz w:val="22"/>
          <w:szCs w:val="20"/>
          <w:strike w:val="true"/>
        </w:rPr>
        <w:t xml:space="preserve"> </w:t>
      </w:r>
      <w:r w:rsidR="00D409B3" w:rsidRPr="00CC6850">
        <w:rPr>
          <w:sz w:val="22"/>
          <w:szCs w:val="20"/>
          <w:strike w:val="true"/>
        </w:rPr>
        <w:t>#3419521</w:t>
      </w:r>
      <w:r w:rsidR="00707038" w:rsidRPr="00CC6850">
        <w:rPr>
          <w:sz w:val="22"/>
          <w:szCs w:val="20"/>
          <w:strike w:val="true"/>
        </w:rPr>
        <w:t xml:space="preserve"> is being replaced by</w:t>
      </w:r>
    </w:p>
    <w:p w14:paraId="6FA99257" w14:textId="00D2767B" w:rsidR="00707038" w:rsidRPr="00CC6850" w:rsidRDefault="00707038" w:rsidP="00CC6850">
      <w:pPr>
        <w:widowControl w:val="0"/>
        <w:spacing w:after="0"/>
        <w:ind w:left="576"/>
        <w:jc w:val="both"/>
        <w:rPr>
          <w:sz w:val="22"/>
          <w:szCs w:val="20"/>
        </w:rPr>
      </w:pPr>
      <w:r w:rsidRPr="00CC6850">
        <w:rPr>
          <w:sz w:val="22"/>
          <w:szCs w:val="20"/>
          <w:strike w:val="true"/>
        </w:rPr>
        <w:t xml:space="preserve">Heritage IRA FBO </w:t>
      </w:r>
      <w:r w:rsidR="00147627" w:rsidRPr="00CC6850">
        <w:rPr>
          <w:sz w:val="22"/>
          <w:szCs w:val="20"/>
          <w:strike w:val="true"/>
        </w:rPr>
        <w:t>Jeanette W. Hollinger</w:t>
      </w:r>
      <w:r w:rsidRPr="00CC6850">
        <w:rPr>
          <w:sz w:val="22"/>
          <w:szCs w:val="20"/>
          <w:strike w:val="true"/>
        </w:rPr>
        <w:t xml:space="preserve"> Roth IRA </w:t>
      </w:r>
      <w:proofErr w:type="gramStart"/>
      <w:r w:rsidRPr="00CC6850">
        <w:rPr>
          <w:sz w:val="22"/>
          <w:szCs w:val="20"/>
          <w:strike w:val="true"/>
        </w:rPr>
        <w:t>#</w:t>
      </w:r>
      <w:r w:rsidR="0038070B" w:rsidRPr="00CC6850">
        <w:rPr>
          <w:b/>
          <w:bCs/>
          <w:sz w:val="22"/>
          <w:u w:val="single"/>
          <w:strike w:val="true"/>
        </w:rPr>
        <w:t>61077178</w:t>
      </w:r>
      <w:r w:rsidRPr="00CC6850">
        <w:rPr>
          <w:sz w:val="22"/>
          <w:szCs w:val="20"/>
          <w:strike w:val="true"/>
        </w:rPr>
        <w:t>;</w:t>
      </w:r>
      <w:proofErr w:type="gramEnd"/>
      <w:r w:rsidRPr="00CC6850">
        <w:rPr>
          <w:sz w:val="22"/>
          <w:szCs w:val="20"/>
          <w:strike w:val="true"/>
        </w:rPr>
        <w:t xml:space="preserve"> </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t xml:space="preserve">NOW THEREFORE, in consideration of the premises and of the covenants and </w:t>
      </w:r>
      <w:r w:rsidR="00A57487">
        <w:t>a</w:t>
      </w:r>
      <w:r>
        <w:t>greements hereinafter set forth and for other good and valuable consideration, the receipt and adequacy of which are hereby acknowledged, the parties hereto agree to this Amended and Restated Operating Agreement of </w:t>
      </w:r>
      <w:r>
        <w:rPr>
          <w:strike w:val="true"/>
        </w:rPr>
        <w:t>Sell Your Home, LLC</w:t>
      </w:r>
      <w:r>
        <w:rPr>
          <w:color w:val="C00000"/>
        </w:rPr>
        <w:t> Buy Your Home, LLC</w:t>
      </w:r>
      <w:r>
        <w:t>.</w:t>
      </w:r>
    </w:p>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r w:rsidRPr="003D0C0A">
        <w:rPr>
          <w:szCs w:val="24"/>
        </w:rPr>
        <w:t xml:space="preserve">This Section provides </w:t>
      </w:r>
      <w:proofErr w:type="gramStart"/>
      <w:r w:rsidRPr="003D0C0A">
        <w:rPr>
          <w:szCs w:val="24"/>
        </w:rPr>
        <w:t>a brief summary</w:t>
      </w:r>
      <w:proofErr w:type="gramEnd"/>
      <w:r w:rsidRPr="003D0C0A">
        <w:rPr>
          <w:szCs w:val="24"/>
        </w:rPr>
        <w:t xml:space="preserve"> of each Article in the Operating Agreement for </w:t>
      </w:r>
      <w:r w:rsidRPr="003D0C0A">
        <w:rPr>
          <w:szCs w:val="24"/>
          <w:strike w:val="true"/>
        </w:rPr>
        <w:t xml:space="preserve">Sell Your Home, LLC</w:t>
      </w:r>
      <w:r w:rsidRPr="003D0C0A">
        <w:rPr>
          <w:szCs w:val="24"/>
          <w:color w:val="C00000"/>
        </w:rPr>
        <w:t xml:space="preserve"> Buy Your Home, LLC</w:t>
      </w:r>
      <w:r w:rsidRPr="003D0C0A">
        <w:rPr>
          <w:szCs w:val="24"/>
        </w:rPr>
        <w:t xml:space="preserve">.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sidRPr="004C6572">
        <w:rPr>
          <w:szCs w:val="24"/>
        </w:rPr>
        <w:t>Main office: 2156 Haig Point Way, Raleigh, NC, unless changed by Manager(s).</w:t>
      </w:r>
    </w:p>
    <w:p w14:paraId="5530BD6A" w14:textId="77777777" w:rsidR="00722184" w:rsidRPr="004C6572" w:rsidRDefault="00722184" w:rsidP="007A3BE0">
      <w:pPr>
        <w:widowControl w:val="0"/>
        <w:numPr>
          <w:ilvl w:val="0"/>
          <w:numId w:val="13"/>
        </w:numPr>
        <w:spacing w:after="0"/>
        <w:rPr>
          <w:szCs w:val="24"/>
        </w:rPr>
      </w:pPr>
      <w:r w:rsidRPr="004C6572">
        <w:rPr>
          <w:szCs w:val="24"/>
        </w:rPr>
        <w:t xml:space="preserve">Additional offices </w:t>
      </w:r>
      <w:proofErr w:type="gramStart"/>
      <w:r w:rsidRPr="004C6572">
        <w:rPr>
          <w:szCs w:val="24"/>
        </w:rPr>
        <w:t>allowed</w:t>
      </w:r>
      <w:proofErr w:type="gramEnd"/>
      <w:r w:rsidRPr="004C6572">
        <w:rPr>
          <w:szCs w:val="24"/>
        </w:rPr>
        <w:t xml:space="preserve"> anywhere.</w:t>
      </w:r>
    </w:p>
    <w:p w14:paraId="49DF7F0C" w14:textId="77777777" w:rsidR="00722184" w:rsidRPr="004C6572" w:rsidRDefault="00722184" w:rsidP="007A3BE0">
      <w:pPr>
        <w:widowControl w:val="0"/>
        <w:numPr>
          <w:ilvl w:val="0"/>
          <w:numId w:val="13"/>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zCs w:val="24"/>
        </w:rPr>
        <w:t xml:space="preserve">Members can inspect records with written </w:t>
      </w:r>
      <w:proofErr w:type="gramStart"/>
      <w:r w:rsidRPr="004C6572">
        <w:rPr>
          <w:szCs w:val="24"/>
        </w:rPr>
        <w:t>request</w:t>
      </w:r>
      <w:proofErr w:type="gramEnd"/>
      <w:r w:rsidRPr="004C6572">
        <w:rPr>
          <w:szCs w:val="24"/>
        </w:rPr>
        <w:t xml:space="preserve"> but must not misuse info.</w:t>
      </w:r>
    </w:p>
    <w:p w14:paraId="5ECCB540" w14:textId="77777777" w:rsidR="00722184" w:rsidRPr="004C6572" w:rsidRDefault="00722184" w:rsidP="007A3BE0">
      <w:pPr>
        <w:widowControl w:val="0"/>
        <w:numPr>
          <w:ilvl w:val="0"/>
          <w:numId w:val="13"/>
        </w:numPr>
        <w:spacing w:after="0"/>
        <w:rPr>
          <w:szCs w:val="24"/>
        </w:rPr>
      </w:pPr>
      <w:r w:rsidRPr="004C6572">
        <w:rPr>
          <w:szCs w:val="24"/>
        </w:rPr>
        <w:lastRenderedPageBreak/>
        <w:t>Business is limited to residential real estate investment.</w:t>
      </w:r>
    </w:p>
    <w:p w14:paraId="6E5233E3" w14:textId="77777777" w:rsidR="00722184" w:rsidRPr="004C6572" w:rsidRDefault="00722184" w:rsidP="007A3BE0">
      <w:pPr>
        <w:widowControl w:val="0"/>
        <w:numPr>
          <w:ilvl w:val="0"/>
          <w:numId w:val="13"/>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sidRPr="004C6572">
        <w:rPr>
          <w:szCs w:val="24"/>
        </w:rPr>
        <w:t>Manager(s)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zCs w:val="24"/>
        </w:rPr>
        <w:t xml:space="preserve">If a </w:t>
      </w:r>
      <w:proofErr w:type="gramStart"/>
      <w:r w:rsidRPr="004C6572">
        <w:rPr>
          <w:szCs w:val="24"/>
        </w:rPr>
        <w:t>Member</w:t>
      </w:r>
      <w:proofErr w:type="gramEnd"/>
      <w:r w:rsidRPr="004C6572">
        <w:rPr>
          <w:szCs w:val="24"/>
        </w:rPr>
        <w:t xml:space="preserve">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zCs w:val="24"/>
        </w:rPr>
        <w:t>Annual Meeting</w:t>
      </w:r>
      <w:r w:rsidRPr="004C6572">
        <w:rPr>
          <w:szCs w:val="24"/>
        </w:rPr>
        <w:t>: Held every second Monday in January to elect Manager(s)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zCs w:val="24"/>
        </w:rPr>
        <w:t>Special Meetings</w:t>
      </w:r>
      <w:r w:rsidRPr="004C6572">
        <w:rPr>
          <w:szCs w:val="24"/>
        </w:rPr>
        <w:t>: Can be called by Manager(s)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zCs w:val="24"/>
        </w:rPr>
        <w:t>Quorum</w:t>
      </w:r>
      <w:r w:rsidRPr="004C6572">
        <w:rPr>
          <w:szCs w:val="24"/>
        </w:rPr>
        <w:t xml:space="preserve">: More than 50% of voting Units </w:t>
      </w:r>
      <w:proofErr w:type="gramStart"/>
      <w:r w:rsidRPr="004C6572">
        <w:rPr>
          <w:szCs w:val="24"/>
        </w:rPr>
        <w:t>required</w:t>
      </w:r>
      <w:proofErr w:type="gramEnd"/>
      <w:r w:rsidRPr="004C6572">
        <w:rPr>
          <w:szCs w:val="24"/>
        </w:rPr>
        <w:t xml:space="preserve">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zCs w:val="24"/>
        </w:rPr>
        <w:t>Voting</w:t>
      </w:r>
      <w:r w:rsidRPr="004C6572">
        <w:rPr>
          <w:szCs w:val="24"/>
        </w:rPr>
        <w:t>: One vote per Unit; no cumulative voting.</w:t>
      </w:r>
    </w:p>
    <w:p w14:paraId="41DB8E7C" w14:textId="77777777" w:rsidR="00722184" w:rsidRPr="004C6572" w:rsidRDefault="00722184" w:rsidP="007A3BE0">
      <w:pPr>
        <w:widowControl w:val="0"/>
        <w:numPr>
          <w:ilvl w:val="0"/>
          <w:numId w:val="15"/>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sidRPr="00E63AC8">
        <w:rPr>
          <w:b/>
          <w:bCs/>
          <w:szCs w:val="24"/>
        </w:rPr>
        <w:t xml:space="preserve">Article 5 – Manager(s) </w:t>
      </w:r>
    </w:p>
    <w:p w14:paraId="6932F680" w14:textId="77777777" w:rsidR="00722184" w:rsidRPr="00E63AC8" w:rsidRDefault="00722184" w:rsidP="007A3BE0">
      <w:pPr>
        <w:widowControl w:val="0"/>
        <w:numPr>
          <w:ilvl w:val="0"/>
          <w:numId w:val="16"/>
        </w:numPr>
        <w:spacing w:after="0"/>
        <w:rPr>
          <w:szCs w:val="24"/>
        </w:rPr>
      </w:pPr>
      <w:r w:rsidRPr="00E63AC8">
        <w:rPr>
          <w:szCs w:val="24"/>
        </w:rPr>
        <w:lastRenderedPageBreak/>
        <w:t>The Company is managed by one or more Manager(s), elected annually by Members.</w:t>
      </w:r>
    </w:p>
    <w:p w14:paraId="6327879B" w14:textId="77777777" w:rsidR="00722184" w:rsidRPr="00E63AC8" w:rsidRDefault="00722184" w:rsidP="007A3BE0">
      <w:pPr>
        <w:widowControl w:val="0"/>
        <w:numPr>
          <w:ilvl w:val="0"/>
          <w:numId w:val="16"/>
        </w:numPr>
        <w:spacing w:after="0"/>
        <w:rPr>
          <w:szCs w:val="24"/>
        </w:rPr>
      </w:pPr>
      <w:r w:rsidRPr="00E63AC8">
        <w:rPr>
          <w:szCs w:val="24"/>
          <w:strike w:val="true"/>
        </w:rPr>
        <w:t xml:space="preserve">Manager(s) need not be Members and cannot be disqualified </w:t>
      </w:r>
      <w:proofErr w:type="gramStart"/>
      <w:r w:rsidRPr="00E63AC8">
        <w:rPr>
          <w:szCs w:val="24"/>
          <w:strike w:val="true"/>
        </w:rPr>
        <w:t>persons</w:t>
      </w:r>
      <w:proofErr w:type="gramEnd"/>
      <w:r w:rsidRPr="00E63AC8">
        <w:rPr>
          <w:szCs w:val="24"/>
          <w:strike w:val="true"/>
        </w:rPr>
        <w:t xml:space="preserve"> (e.g., IRA Account Holders).</w:t>
      </w:r>
    </w:p>
    <w:p w14:paraId="7E8A2FDA" w14:textId="77777777" w:rsidR="00722184" w:rsidRPr="00E63AC8" w:rsidRDefault="00722184" w:rsidP="007A3BE0">
      <w:pPr>
        <w:widowControl w:val="0"/>
        <w:numPr>
          <w:ilvl w:val="0"/>
          <w:numId w:val="16"/>
        </w:numPr>
        <w:spacing w:after="0"/>
        <w:rPr>
          <w:szCs w:val="24"/>
        </w:rPr>
      </w:pPr>
      <w:r w:rsidRPr="00E63AC8">
        <w:rPr>
          <w:szCs w:val="24"/>
        </w:rPr>
        <w:t>Manager(s)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zCs w:val="24"/>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zCs w:val="24"/>
        </w:rPr>
        <w:t xml:space="preserve">Legal costs may be advanced before proceedings conclude if the Manager agrees to </w:t>
      </w:r>
      <w:proofErr w:type="gramStart"/>
      <w:r w:rsidRPr="00E63AC8">
        <w:rPr>
          <w:szCs w:val="24"/>
        </w:rPr>
        <w:t>repay if</w:t>
      </w:r>
      <w:proofErr w:type="gramEnd"/>
      <w:r w:rsidRPr="00E63AC8">
        <w:rPr>
          <w:szCs w:val="24"/>
        </w:rPr>
        <w:t xml:space="preserve"> found ineligible.</w:t>
      </w:r>
    </w:p>
    <w:p w14:paraId="62C608B0" w14:textId="77777777" w:rsidR="00722184" w:rsidRPr="00E63AC8" w:rsidRDefault="00722184" w:rsidP="007A3BE0">
      <w:pPr>
        <w:widowControl w:val="0"/>
        <w:numPr>
          <w:ilvl w:val="0"/>
          <w:numId w:val="17"/>
        </w:numPr>
        <w:spacing w:after="0"/>
        <w:rPr>
          <w:szCs w:val="24"/>
        </w:rPr>
      </w:pPr>
      <w:r w:rsidRPr="00E63AC8">
        <w:rPr>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zCs w:val="24"/>
        </w:rPr>
        <w:t>Additional Capital</w:t>
      </w:r>
      <w:r w:rsidRPr="00E63AC8">
        <w:rPr>
          <w:szCs w:val="24"/>
        </w:rPr>
        <w:t>: Only allowed with IRS clearance to avoid prohibited transactions.</w:t>
      </w:r>
    </w:p>
    <w:p w14:paraId="29EC64F8" w14:textId="77777777" w:rsidR="00722184" w:rsidRPr="00E63AC8" w:rsidRDefault="00722184" w:rsidP="007A3BE0">
      <w:pPr>
        <w:widowControl w:val="0"/>
        <w:numPr>
          <w:ilvl w:val="0"/>
          <w:numId w:val="18"/>
        </w:numPr>
        <w:spacing w:after="0"/>
        <w:rPr>
          <w:szCs w:val="24"/>
        </w:rPr>
      </w:pPr>
      <w:r w:rsidRPr="00E63AC8">
        <w:rPr>
          <w:b/>
          <w:bCs/>
          <w:szCs w:val="24"/>
        </w:rPr>
        <w:t>Distributions</w:t>
      </w:r>
      <w:r w:rsidRPr="00E63AC8">
        <w:rPr>
          <w:szCs w:val="24"/>
        </w:rPr>
        <w:t>: Made at Manager(s)’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zCs w:val="24"/>
        </w:rPr>
        <w:t>Reserves</w:t>
      </w:r>
      <w:r w:rsidRPr="00E63AC8">
        <w:rPr>
          <w:szCs w:val="24"/>
        </w:rPr>
        <w:t>: Manager(s)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zCs w:val="24"/>
        </w:rPr>
        <w:lastRenderedPageBreak/>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zCs w:val="24"/>
        </w:rPr>
        <w:t>Winding Up</w:t>
      </w:r>
      <w:r w:rsidRPr="00E63AC8">
        <w:rPr>
          <w:szCs w:val="24"/>
        </w:rPr>
        <w:t>: Manager(s)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zCs w:val="24"/>
        </w:rPr>
        <w:t>Distribution Order</w:t>
      </w:r>
      <w:r w:rsidRPr="00E63AC8">
        <w:rPr>
          <w:szCs w:val="24"/>
        </w:rPr>
        <w:t>:</w:t>
      </w:r>
    </w:p>
    <w:p w14:paraId="524C4372" w14:textId="77777777" w:rsidR="00722184" w:rsidRPr="00E63AC8" w:rsidRDefault="00722184" w:rsidP="007A3BE0">
      <w:pPr>
        <w:widowControl w:val="0"/>
        <w:numPr>
          <w:ilvl w:val="1"/>
          <w:numId w:val="19"/>
        </w:numPr>
        <w:rPr>
          <w:szCs w:val="24"/>
        </w:rPr>
      </w:pPr>
      <w:r w:rsidRPr="00E63AC8">
        <w:rPr>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zCs w:val="24"/>
        </w:rPr>
        <w:t>Set aside reserves</w:t>
      </w:r>
    </w:p>
    <w:p w14:paraId="50602AEC" w14:textId="77777777" w:rsidR="00722184" w:rsidRPr="00E63AC8" w:rsidRDefault="00722184" w:rsidP="007A3BE0">
      <w:pPr>
        <w:widowControl w:val="0"/>
        <w:numPr>
          <w:ilvl w:val="1"/>
          <w:numId w:val="19"/>
        </w:numPr>
        <w:rPr>
          <w:szCs w:val="24"/>
        </w:rPr>
      </w:pPr>
      <w:r w:rsidRPr="00E63AC8">
        <w:rPr>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zCs w:val="24"/>
        </w:rPr>
        <w:t>Prohibited Transactions</w:t>
      </w:r>
      <w:r w:rsidRPr="00E63AC8">
        <w:rPr>
          <w:szCs w:val="24"/>
        </w:rPr>
        <w:t>: Manager(s) must avoid any “prohibited transaction” under IRC §4975 affecting IRA/ESA/HSA Members.</w:t>
      </w:r>
    </w:p>
    <w:p w14:paraId="65E24298" w14:textId="77777777" w:rsidR="00722184" w:rsidRPr="00E63AC8" w:rsidRDefault="00722184" w:rsidP="007A3BE0">
      <w:pPr>
        <w:widowControl w:val="0"/>
        <w:numPr>
          <w:ilvl w:val="0"/>
          <w:numId w:val="20"/>
        </w:numPr>
        <w:spacing w:after="0"/>
        <w:rPr>
          <w:szCs w:val="24"/>
        </w:rPr>
      </w:pPr>
      <w:r w:rsidRPr="00E63AC8">
        <w:rPr>
          <w:b/>
          <w:bCs/>
          <w:szCs w:val="24"/>
        </w:rPr>
        <w:t>UBTI &amp; UDFI</w:t>
      </w:r>
      <w:r w:rsidRPr="00E63AC8">
        <w:rPr>
          <w:szCs w:val="24"/>
        </w:rPr>
        <w:t>: Members are responsible for taxes on Unrelated Business or Debt-Financed Income; Manager must provide info for IRS filings.</w:t>
      </w:r>
    </w:p>
    <w:p w14:paraId="3421A5EC" w14:textId="77777777" w:rsidR="00722184" w:rsidRPr="00E63AC8" w:rsidRDefault="00722184" w:rsidP="007A3BE0">
      <w:pPr>
        <w:widowControl w:val="0"/>
        <w:numPr>
          <w:ilvl w:val="0"/>
          <w:numId w:val="20"/>
        </w:numPr>
        <w:spacing w:after="0"/>
        <w:rPr>
          <w:szCs w:val="24"/>
        </w:rPr>
      </w:pPr>
      <w:r w:rsidRPr="00E63AC8">
        <w:rPr>
          <w:b/>
          <w:bCs/>
          <w:szCs w:val="24"/>
        </w:rPr>
        <w:t>Annual Valuations</w:t>
      </w:r>
      <w:r w:rsidRPr="00E63AC8">
        <w:rPr>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zCs w:val="24"/>
        </w:rPr>
        <w:t>Fiduciary Duty</w:t>
      </w:r>
      <w:r w:rsidRPr="00E63AC8">
        <w:rPr>
          <w:szCs w:val="24"/>
        </w:rPr>
        <w:t>: Manager(s)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zCs w:val="24"/>
        </w:rPr>
        <w:t>Borrowing</w:t>
      </w:r>
      <w:r w:rsidRPr="00E63AC8">
        <w:rPr>
          <w:szCs w:val="24"/>
        </w:rPr>
        <w:t xml:space="preserve">: Company can borrow for real estate only with 75% Member approval; disqualified </w:t>
      </w:r>
      <w:proofErr w:type="gramStart"/>
      <w:r w:rsidRPr="00E63AC8">
        <w:rPr>
          <w:szCs w:val="24"/>
        </w:rPr>
        <w:t>persons</w:t>
      </w:r>
      <w:proofErr w:type="gramEnd"/>
      <w:r w:rsidRPr="00E63AC8">
        <w:rPr>
          <w:szCs w:val="24"/>
        </w:rPr>
        <w:t xml:space="preserve">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zCs w:val="24"/>
          <w:strike w:val="true"/>
        </w:rPr>
        <w:t>RMDs</w:t>
      </w:r>
      <w:r w:rsidRPr="00E63AC8">
        <w:rPr>
          <w:szCs w:val="24"/>
          <w:strike w:val="true"/>
        </w:rPr>
        <w:t>: Members subject to Required Minimum Distributions (RMDs) must ensure separate funds are available to satisfy them.</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zCs w:val="24"/>
        </w:rPr>
        <w:lastRenderedPageBreak/>
        <w:t>Headings</w:t>
      </w:r>
      <w:r w:rsidRPr="00E63AC8">
        <w:rPr>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7A3BE0">
      <w:pPr>
        <w:pStyle w:val="Heading2"/>
        <w:numPr>
          <w:ilvl w:val="1"/>
          <w:numId w:val="7"/>
        </w:numPr>
      </w:pPr>
      <w:r w:rsidRPr="00FE2E7C">
        <w:rPr>
          <w:b/>
          <w:u w:val="single"/>
        </w:rPr>
        <w:t>Registered Office and Registered Agent.</w:t>
      </w:r>
      <w:r w:rsidRPr="00FE2E7C">
        <w:t xml:space="preserve">  </w:t>
      </w:r>
      <w:r w:rsidR="00245BC4" w:rsidRPr="00B628BD">
        <w:rPr>
          <w:color w:val="0070C0"/>
        </w:rPr>
        <w:t>The Company’s registered office and agent in North Carolina will be chosen by the Manager(s)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sidR="00245BC4" w:rsidRPr="00245BC4">
        <w:rPr>
          <w:bCs w:val="0"/>
          <w:color w:val="0070C0"/>
        </w:rPr>
        <w:t xml:space="preserve">The Company’s main office will be at 2156 Haig Point Way, Raleigh, NC 27604, unless the Manager(s) </w:t>
      </w:r>
      <w:proofErr w:type="gramStart"/>
      <w:r w:rsidR="00245BC4" w:rsidRPr="00245BC4">
        <w:rPr>
          <w:bCs w:val="0"/>
          <w:color w:val="0070C0"/>
        </w:rPr>
        <w:t>choose</w:t>
      </w:r>
      <w:proofErr w:type="gramEnd"/>
      <w:r w:rsidR="00245BC4" w:rsidRPr="00245BC4">
        <w:rPr>
          <w:bCs w:val="0"/>
          <w:color w:val="0070C0"/>
        </w:rPr>
        <w:t xml:space="preserv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color w:val="auto"/>
          <w:u w:val="single"/>
        </w:rPr>
        <w:t>Other Offices.</w:t>
      </w:r>
      <w:r w:rsidRPr="00AE4C1E">
        <w:rPr>
          <w:bCs w:val="0"/>
          <w:color w:val="auto"/>
        </w:rPr>
        <w:t xml:space="preserve">  </w:t>
      </w:r>
      <w:r w:rsidR="00245BC4" w:rsidRPr="00245BC4">
        <w:rPr>
          <w:bCs w:val="0"/>
          <w:color w:val="0070C0"/>
        </w:rPr>
        <w:t>The Company can set up additional offices anywhere, inside or outside North Carolina, as needed and decided by the Manager(s).</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u w:val="single"/>
        </w:rPr>
        <w:t>Inspection of Books</w:t>
      </w:r>
      <w:r w:rsidRPr="00D20264">
        <w:rPr>
          <w:b/>
        </w:rPr>
        <w:t>.</w:t>
      </w:r>
      <w:r w:rsidRPr="008E480F">
        <w:t xml:space="preserve">  </w:t>
      </w:r>
      <w:r w:rsidR="0088489A" w:rsidRPr="0088489A">
        <w:rPr>
          <w:color w:val="0070C0"/>
        </w:rPr>
        <w:t xml:space="preserve">Any Member can request in writing to inspect the Company’s records during normal business hours and make copies. However, Members can’t misuse the information or share it with competitors. The Company may require the Member to agree to cover any </w:t>
      </w:r>
      <w:proofErr w:type="gramStart"/>
      <w:r w:rsidR="0088489A" w:rsidRPr="0088489A">
        <w:rPr>
          <w:color w:val="0070C0"/>
        </w:rPr>
        <w:t>damages</w:t>
      </w:r>
      <w:proofErr w:type="gramEnd"/>
      <w:r w:rsidR="0088489A" w:rsidRPr="0088489A">
        <w:rPr>
          <w:color w:val="0070C0"/>
        </w:rPr>
        <w:t xml:space="preserve">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r w:rsidRPr="00D20264">
        <w:rPr>
          <w:b/>
          <w:color w:val="auto"/>
          <w:u w:val="single"/>
        </w:rPr>
        <w:t>Scope of Business and Company Opportunities</w:t>
      </w:r>
      <w:r w:rsidRPr="00D20264">
        <w:rPr>
          <w:b/>
          <w:color w:val="auto"/>
        </w:rPr>
        <w:t>.</w:t>
      </w:r>
      <w:r w:rsidRPr="00E63B97">
        <w:rPr>
          <w:bCs w:val="0"/>
          <w:color w:val="auto"/>
        </w:rPr>
        <w:t xml:space="preserve">  </w:t>
      </w:r>
      <w:r w:rsidR="00245BC4" w:rsidRPr="00245BC4">
        <w:rPr>
          <w:bCs w:val="0"/>
          <w:color w:val="0070C0"/>
        </w:rPr>
        <w:t xml:space="preserve">The Company’s sole business is investing in residential real estate for rental income and long-term growth. Members can invest in other real estate on their own, </w:t>
      </w:r>
      <w:proofErr w:type="gramStart"/>
      <w:r w:rsidR="00245BC4" w:rsidRPr="00245BC4">
        <w:rPr>
          <w:bCs w:val="0"/>
          <w:color w:val="0070C0"/>
        </w:rPr>
        <w:t>as long as</w:t>
      </w:r>
      <w:proofErr w:type="gramEnd"/>
      <w:r w:rsidR="00245BC4" w:rsidRPr="00245BC4">
        <w:rPr>
          <w:bCs w:val="0"/>
          <w:color w:val="0070C0"/>
        </w:rPr>
        <w:t xml:space="preserve">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pPr>
        <w:pStyle w:val="Heading1"/>
        <w:keepNext w:val="0"/>
        <w:keepLines w:val="0"/>
        <w:widowControl w:val="0"/>
        <w:spacing w:before="0"/>
        <w:rPr>
          <w:color w:val="auto"/>
          <w:u w:val="single"/>
        </w:rPr>
      </w:pPr>
      <w:r>
        <w:rPr>
          <w:color w:val="C00000"/>
        </w:rPr>
        <w:t xml:space="preserve">Sole Member and Voting Authority. Browning Family Revocable Trust is the sole Member of the Company and holds 100% of the Membership Units. The co-trustees of Browning Family Revocable Trust, currently Wesley Dale Browning and Jeanette Wilson Hollinger, exercise the voting authority of the sole Member and are not separate Members solely by reason of serving as co-trustees.</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color w:val="auto"/>
          <w:u w:val="single"/>
        </w:rPr>
        <w:t>Membership Units Authorized</w:t>
      </w:r>
      <w:r w:rsidRPr="00D20264">
        <w:rPr>
          <w:b/>
          <w:bCs w:val="0"/>
          <w:color w:val="auto"/>
        </w:rPr>
        <w:t>.</w:t>
      </w:r>
      <w:r w:rsidRPr="008243E1">
        <w:rPr>
          <w:bCs w:val="0"/>
          <w:color w:val="auto"/>
        </w:rPr>
        <w:t xml:space="preserve">  </w:t>
      </w:r>
      <w:r w:rsidR="0088489A" w:rsidRPr="0088489A">
        <w:rPr>
          <w:bCs w:val="0"/>
          <w:color w:val="0070C0"/>
        </w:rPr>
        <w:t xml:space="preserve">The Company can issue up to 100 Membership Units to the individuals or entities listed in Exhibit A, once full payment is received. Exhibit A shows who </w:t>
      </w:r>
      <w:r w:rsidR="0088489A" w:rsidRPr="0088489A">
        <w:rPr>
          <w:bCs w:val="0"/>
          <w:color w:val="0070C0"/>
        </w:rPr>
        <w:lastRenderedPageBreak/>
        <w:t>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color w:val="auto"/>
          <w:u w:val="single"/>
        </w:rPr>
        <w:t>D</w:t>
      </w:r>
      <w:r w:rsidRPr="00D20264">
        <w:rPr>
          <w:b/>
          <w:color w:val="auto"/>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color w:val="auto"/>
          <w:u w:val="single"/>
        </w:rPr>
        <w:t xml:space="preserve">Restrictions on </w:t>
      </w:r>
      <w:proofErr w:type="gramStart"/>
      <w:r w:rsidRPr="00E66022">
        <w:rPr>
          <w:b/>
          <w:color w:val="auto"/>
          <w:u w:val="single"/>
        </w:rPr>
        <w:t>a Transfer</w:t>
      </w:r>
      <w:proofErr w:type="gramEnd"/>
      <w:r w:rsidRPr="00E66022">
        <w:rPr>
          <w:b/>
          <w:color w:val="auto"/>
          <w:u w:val="single"/>
        </w:rPr>
        <w:t xml:space="preserve">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u w:val="single"/>
        </w:rPr>
        <w:t>Record Date.</w:t>
      </w:r>
      <w:r w:rsidR="00F64027">
        <w:t xml:space="preserve"> </w:t>
      </w:r>
      <w:r w:rsidR="0088489A" w:rsidRPr="0088489A">
        <w:rPr>
          <w:color w:val="0070C0"/>
        </w:rPr>
        <w:t>To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color w:val="0070C0"/>
        </w:rPr>
        <w:t>T</w:t>
      </w:r>
      <w:r w:rsidRPr="00F33667">
        <w:rPr>
          <w:color w:val="0070C0"/>
        </w:rPr>
        <w:t xml:space="preserve">he record date for written </w:t>
      </w:r>
      <w:proofErr w:type="gramStart"/>
      <w:r w:rsidRPr="00F33667">
        <w:rPr>
          <w:color w:val="0070C0"/>
        </w:rPr>
        <w:t>consents</w:t>
      </w:r>
      <w:proofErr w:type="gramEnd"/>
      <w:r w:rsidRPr="00F33667">
        <w:rPr>
          <w:color w:val="0070C0"/>
        </w:rPr>
        <w:t xml:space="preserve">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sidRPr="00F33667">
        <w:rPr>
          <w:b w:val="0"/>
          <w:bCs w:val="0"/>
          <w:color w:val="0070C0"/>
          <w:sz w:val="22"/>
          <w:szCs w:val="22"/>
        </w:rPr>
        <w:t xml:space="preserve"> still applies—unless the Manager(s) </w:t>
      </w:r>
      <w:proofErr w:type="gramStart"/>
      <w:r w:rsidRPr="00F33667">
        <w:rPr>
          <w:b w:val="0"/>
          <w:bCs w:val="0"/>
          <w:color w:val="0070C0"/>
          <w:sz w:val="22"/>
          <w:szCs w:val="22"/>
        </w:rPr>
        <w:t>set</w:t>
      </w:r>
      <w:proofErr w:type="gramEnd"/>
      <w:r w:rsidRPr="00F33667">
        <w:rPr>
          <w:b w:val="0"/>
          <w:bCs w:val="0"/>
          <w:color w:val="0070C0"/>
          <w:sz w:val="22"/>
          <w:szCs w:val="22"/>
        </w:rPr>
        <w:t xml:space="preserve"> a new one.</w:t>
      </w:r>
    </w:p>
    <w:p w14:paraId="1E81DF73" w14:textId="59CBD187" w:rsidR="003B51C4" w:rsidRDefault="00791C6B" w:rsidP="007A3BE0">
      <w:pPr>
        <w:pStyle w:val="Heading2"/>
        <w:keepNext w:val="0"/>
        <w:keepLines w:val="0"/>
        <w:widowControl w:val="0"/>
        <w:numPr>
          <w:ilvl w:val="1"/>
          <w:numId w:val="7"/>
        </w:numPr>
      </w:pPr>
      <w:r w:rsidRPr="00D0763A">
        <w:rPr>
          <w:b/>
          <w:bCs w:val="0"/>
          <w:u w:val="single"/>
        </w:rPr>
        <w:t>Consideration for Issuance of Membership Units.</w:t>
      </w:r>
      <w:r w:rsidRPr="00184709">
        <w:t xml:space="preserve">  </w:t>
      </w:r>
      <w:r w:rsidR="00F33667" w:rsidRPr="00F33667">
        <w:rPr>
          <w:color w:val="0070C0"/>
        </w:rPr>
        <w:t>Membership Units can be paid for with cash, property, or a promise to pay, as approved by the Manager(s).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color w:val="auto"/>
          <w:u w:val="single"/>
        </w:rPr>
        <w:t>Issuance and Repurchase of Membership Units.</w:t>
      </w:r>
      <w:r w:rsidRPr="00F446D6">
        <w:rPr>
          <w:bCs w:val="0"/>
          <w:color w:val="auto"/>
        </w:rPr>
        <w:t xml:space="preserve"> The Manager(s) are expressly empowered to fix and determine:</w:t>
      </w:r>
      <w:r w:rsidR="00F446D6">
        <w:rPr>
          <w:b/>
          <w:bCs w:val="0"/>
          <w:color w:val="auto"/>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color w:val="0070C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color w:val="0070C0"/>
        </w:rPr>
        <w:lastRenderedPageBreak/>
        <w:t>H</w:t>
      </w:r>
      <w:r w:rsidRPr="00CB4CA1">
        <w:rPr>
          <w:bCs w:val="0"/>
          <w:color w:val="0070C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color w:val="0070C0"/>
        </w:rPr>
        <w:t xml:space="preserve">They control all related matters, </w:t>
      </w:r>
      <w:proofErr w:type="gramStart"/>
      <w:r w:rsidRPr="00CB4CA1">
        <w:rPr>
          <w:bCs w:val="0"/>
          <w:color w:val="0070C0"/>
        </w:rPr>
        <w:t>as long as</w:t>
      </w:r>
      <w:proofErr w:type="gramEnd"/>
      <w:r w:rsidRPr="00CB4CA1">
        <w:rPr>
          <w:bCs w:val="0"/>
          <w:color w:val="0070C0"/>
        </w:rPr>
        <w:t xml:space="preserve">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sidRPr="00630BCA">
        <w:rPr>
          <w:b/>
          <w:bCs w:val="0"/>
          <w:u w:val="single"/>
        </w:rPr>
        <w:t>Power of the Manager(s).</w:t>
      </w:r>
      <w:r w:rsidRPr="00184709">
        <w:t xml:space="preserve">  </w:t>
      </w:r>
      <w:r w:rsidR="00CB4CA1" w:rsidRPr="00CB4CA1">
        <w:rPr>
          <w:color w:val="0070C0"/>
        </w:rPr>
        <w:t xml:space="preserve">They may create rules for issuing, transferring, converting, and registering Membership Unit certificates, </w:t>
      </w:r>
      <w:proofErr w:type="gramStart"/>
      <w:r w:rsidR="00CB4CA1" w:rsidRPr="00CB4CA1">
        <w:rPr>
          <w:color w:val="0070C0"/>
        </w:rPr>
        <w:t>as long as</w:t>
      </w:r>
      <w:proofErr w:type="gramEnd"/>
      <w:r w:rsidR="00CB4CA1" w:rsidRPr="00CB4CA1">
        <w:rPr>
          <w:color w:val="0070C0"/>
        </w:rPr>
        <w:t xml:space="preserve">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u w:val="single"/>
        </w:rPr>
        <w:t>Transfer of Member’s Rights Without Consent.</w:t>
      </w:r>
      <w:r w:rsidRPr="00184709">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u w:val="single"/>
        </w:rPr>
        <w:t>Transfer of Control of a Member.</w:t>
      </w:r>
      <w:r w:rsidRPr="00184709">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u w:val="single"/>
        </w:rPr>
        <w:t>Consequences of Wrongful Transfer or Withdrawal.</w:t>
      </w:r>
      <w:r w:rsidR="005D2624" w:rsidRPr="009B221C">
        <w:rPr>
          <w:b/>
          <w:bCs w:val="0"/>
        </w:rPr>
        <w:t xml:space="preserve"> </w:t>
      </w:r>
      <w:r w:rsidR="005D2624" w:rsidRPr="009B221C">
        <w:rPr>
          <w:color w:val="0070C0"/>
        </w:rPr>
        <w:t xml:space="preserve">A Member can’t leave or transfer their Units without unanimous approval. If a </w:t>
      </w:r>
      <w:proofErr w:type="gramStart"/>
      <w:r w:rsidR="005D2624" w:rsidRPr="009B221C">
        <w:rPr>
          <w:color w:val="0070C0"/>
        </w:rPr>
        <w:t>Member</w:t>
      </w:r>
      <w:proofErr w:type="gramEnd"/>
      <w:r w:rsidR="005D2624" w:rsidRPr="009B221C">
        <w:rPr>
          <w:color w:val="0070C0"/>
        </w:rPr>
        <w:t xml:space="preserve">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color w:val="0070C0"/>
        </w:rPr>
        <w:t xml:space="preserve">They immediately lose their status as a </w:t>
      </w:r>
      <w:proofErr w:type="gramStart"/>
      <w:r w:rsidRPr="005D2624">
        <w:rPr>
          <w:color w:val="0070C0"/>
        </w:rPr>
        <w:t>Member</w:t>
      </w:r>
      <w:proofErr w:type="gramEnd"/>
      <w:r w:rsidRPr="005D2624">
        <w:rPr>
          <w:color w:val="0070C0"/>
        </w:rPr>
        <w:t>.</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color w:val="0070C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color w:val="0070C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Status of Transferee.</w:t>
      </w:r>
      <w:r w:rsidRPr="00184709">
        <w:t xml:space="preserve">  </w:t>
      </w:r>
      <w:r w:rsidR="005D2624" w:rsidRPr="00EC5FD3">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Additional Members.</w:t>
      </w:r>
      <w:r w:rsidRPr="00184709">
        <w:t xml:space="preserve">  </w:t>
      </w:r>
      <w:r w:rsidR="005D2624" w:rsidRPr="00EC5FD3">
        <w:rPr>
          <w:bCs w:val="0"/>
          <w:color w:val="0070C0"/>
        </w:rPr>
        <w:t xml:space="preserve">A new person can become a </w:t>
      </w:r>
      <w:proofErr w:type="gramStart"/>
      <w:r w:rsidR="005D2624" w:rsidRPr="00EC5FD3">
        <w:rPr>
          <w:bCs w:val="0"/>
          <w:color w:val="0070C0"/>
        </w:rPr>
        <w:t>Member</w:t>
      </w:r>
      <w:proofErr w:type="gramEnd"/>
      <w:r w:rsidR="005D2624" w:rsidRPr="00EC5FD3">
        <w:rPr>
          <w:bCs w:val="0"/>
          <w:color w:val="0070C0"/>
        </w:rPr>
        <w:t xml:space="preserve">—but only if all </w:t>
      </w:r>
      <w:r w:rsidR="005D2624" w:rsidRPr="00EC5FD3">
        <w:rPr>
          <w:bCs w:val="0"/>
          <w:color w:val="0070C0"/>
        </w:rPr>
        <w:lastRenderedPageBreak/>
        <w:t>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u w:val="single"/>
        </w:rPr>
        <w:t>Buy-Sell Rights on Sale.</w:t>
      </w:r>
      <w:r w:rsidRPr="00184709">
        <w:t xml:space="preserve">  </w:t>
      </w:r>
      <w:r w:rsidR="002F3CE8" w:rsidRPr="002F3CE8">
        <w:rPr>
          <w:color w:val="0070C0"/>
        </w:rPr>
        <w:t xml:space="preserve">If a Member wants to sell any or </w:t>
      </w:r>
      <w:proofErr w:type="gramStart"/>
      <w:r w:rsidR="002F3CE8" w:rsidRPr="002F3CE8">
        <w:rPr>
          <w:color w:val="0070C0"/>
        </w:rPr>
        <w:t>all of</w:t>
      </w:r>
      <w:proofErr w:type="gramEnd"/>
      <w:r w:rsidR="002F3CE8" w:rsidRPr="002F3CE8">
        <w:rPr>
          <w:color w:val="0070C0"/>
        </w:rPr>
        <w:t xml:space="preserve">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t xml:space="preserve">Notice and Offer. The Member or their legal representative (the “Seller”) must first offer the Units in writing to the Company and the other Members. If the sale is due to death or permanent disability of a Member, the Company has the right, but not the obligation, to purchase the Units within 90 days. The purchase price must be determined using the valuation methods in Sections 3.8, 3.9, and 3.10.</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Acceptance by the Remaining Parties.</w:t>
      </w:r>
      <w:r w:rsidR="002C7ABB" w:rsidRPr="0070198D">
        <w:rPr>
          <w:color w:val="0070C0"/>
        </w:rPr>
        <w:t xml:space="preserve"> </w:t>
      </w:r>
      <w:r w:rsidR="0070198D" w:rsidRPr="0070198D">
        <w:rPr>
          <w:color w:val="0070C0"/>
        </w:rPr>
        <w:t xml:space="preserve">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Disposition to Prospective Purchaser.</w:t>
      </w:r>
      <w:r w:rsidR="002C7ABB" w:rsidRPr="0070198D">
        <w:rPr>
          <w:color w:val="0070C0"/>
        </w:rPr>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u w:val="single"/>
        </w:rPr>
        <w:t>Payment and Closing by Parties.</w:t>
      </w:r>
      <w:r w:rsidR="008873F9" w:rsidRPr="008873F9">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p>
    <w:p w14:paraId="06808EE4" w14:textId="6538635F" w:rsidR="001F6CD0" w:rsidRPr="00184709" w:rsidRDefault="0070198D" w:rsidP="007A3BE0">
      <w:pPr>
        <w:pStyle w:val="Heading4"/>
        <w:keepNext w:val="0"/>
        <w:keepLines w:val="0"/>
        <w:widowControl w:val="0"/>
        <w:numPr>
          <w:ilvl w:val="3"/>
          <w:numId w:val="8"/>
        </w:numPr>
      </w:pPr>
      <w:r>
        <w:t xml:space="preserve"> </w:t>
      </w:r>
      <w:r w:rsidRPr="0070198D">
        <w:rPr>
          <w:color w:val="0070C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color w:val="0070C0"/>
        </w:rPr>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color w:val="0070C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Pr>
          <w:strike w:val="true"/>
        </w:rPr>
        <w:t xml:space="preserve">Buy-Sell Rights After Death or Disability of Member or Account Holder.</w:t>
      </w:r>
      <w:r>
        <w:rPr>
          <w:color w:val="C00000"/>
        </w:rPr>
        <w:t xml:space="preserve">Buy-Sell Rights After Death or Disability of Member.</w:t>
      </w:r>
      <w:r>
        <w:t xml:space="preserve"> If a Member who is an individualdies or becomes permanently and totally disabled, the Company has the right (but not the obligation) to purchase that Member’s Units. This right lasts for 90 days from the date of death or disability. The purchase price must be calculated using the methods in Sections 3.8, 3.9, and 3.10, and the payment and closing must follow the terms set out in Section 3.6(d).</w:t>
      </w:r>
    </w:p>
    <w:p w14:paraId="40B22B69" w14:textId="707B0943" w:rsidR="001F6CD0" w:rsidRPr="00535973" w:rsidRDefault="00535973" w:rsidP="00CB532D">
      <w:pPr>
        <w:pStyle w:val="Heading2"/>
        <w:widowControl w:val="0"/>
        <w:ind w:left="576"/>
        <w:rPr>
          <w:color w:val="0070C0"/>
        </w:rPr>
      </w:pPr>
      <w:r w:rsidRPr="00535973">
        <w:rPr>
          <w:i/>
          <w:iCs/>
          <w:color w:val="0070C0"/>
          <w:strike w:val="true"/>
        </w:rPr>
        <w:t>Note: “Account Holder” means the beneficial owner of an IRA, HSA, or the Responsible Individual in a Coverdell ESA that is a Member of the Company.</w:t>
      </w:r>
      <w:r w:rsidRPr="00535973">
        <w:rPr>
          <w:color w:val="0070C0"/>
          <w:strike w:val="true"/>
        </w:rPr>
        <w:t>)</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u w:val="single"/>
        </w:rPr>
        <w:t>Calculation of Book Value.</w:t>
      </w:r>
      <w:r w:rsidR="00D479B6" w:rsidRPr="00E16D1A">
        <w:rPr>
          <w:b/>
          <w:bCs w:val="0"/>
        </w:rPr>
        <w:t xml:space="preserve"> </w:t>
      </w:r>
      <w:r w:rsidR="00E16D1A" w:rsidRPr="00E16D1A">
        <w:rPr>
          <w:b/>
          <w:bCs w:val="0"/>
        </w:rPr>
        <w:t xml:space="preserve"> </w:t>
      </w:r>
      <w:r w:rsidR="00535973" w:rsidRPr="00535973">
        <w:rPr>
          <w:color w:val="0070C0"/>
        </w:rPr>
        <w:t>Unless otherwise agreed, Membership Units being sold under this Article will be valued at their “Book Value.” This is based on the Company’s financial records</w:t>
      </w:r>
      <w:proofErr w:type="gramStart"/>
      <w:r w:rsidR="00535973" w:rsidRPr="00535973">
        <w:rPr>
          <w:color w:val="0070C0"/>
        </w:rPr>
        <w:t>, adjusted</w:t>
      </w:r>
      <w:proofErr w:type="gramEnd"/>
      <w:r w:rsidR="00535973" w:rsidRPr="00535973">
        <w:rPr>
          <w:color w:val="0070C0"/>
        </w:rPr>
        <w:t xml:space="preserve"> as follows</w:t>
      </w:r>
      <w:r w:rsidR="005A2E0C">
        <w:rPr>
          <w:rFonts w:ascii="Segoe UI Emoji" w:eastAsia="Segoe UI Emoji" w:hAnsi="Segoe UI Emoji" w:cs="Segoe UI Emoji"/>
          <w:color w:val="0070C0"/>
        </w:rPr>
        <w:t>:</w:t>
      </w:r>
    </w:p>
    <w:p w14:paraId="1BA64C9F" w14:textId="1C5126F4" w:rsidR="001F6CD0" w:rsidRPr="00184709" w:rsidRDefault="00E7676A" w:rsidP="007A3BE0">
      <w:pPr>
        <w:pStyle w:val="Heading3"/>
        <w:keepNext w:val="0"/>
        <w:keepLines w:val="0"/>
        <w:widowControl w:val="0"/>
        <w:numPr>
          <w:ilvl w:val="2"/>
          <w:numId w:val="12"/>
        </w:numPr>
      </w:pPr>
      <w:r w:rsidRPr="006767D1">
        <w:rPr>
          <w:color w:val="0070C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color w:val="0070C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color w:val="0070C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color w:val="0070C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color w:val="0070C0"/>
        </w:rPr>
        <w:t>(</w:t>
      </w:r>
      <w:r w:rsidR="008C7ADE" w:rsidRPr="008C7ADE">
        <w:rPr>
          <w:color w:val="0070C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Agreed Value.</w:t>
      </w:r>
      <w:r w:rsidR="00D03007" w:rsidRPr="00815C43">
        <w:rPr>
          <w:color w:val="0070C0"/>
        </w:rPr>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xml:space="preserve">), the Members may use “Agreed Value” to set the price per Unit. Agreed Value means the value listed in a Certificate of Agreed Value that has been signed by all Members and filed with the Company. This certificate is only valid if all Members </w:t>
      </w:r>
      <w:proofErr w:type="gramStart"/>
      <w:r w:rsidR="00815C43" w:rsidRPr="00815C43">
        <w:rPr>
          <w:color w:val="0070C0"/>
        </w:rPr>
        <w:t>signed</w:t>
      </w:r>
      <w:proofErr w:type="gramEnd"/>
      <w:r w:rsidR="00815C43" w:rsidRPr="00815C43">
        <w:rPr>
          <w:color w:val="0070C0"/>
        </w:rPr>
        <w:t xml:space="preserve"> it within one year of </w:t>
      </w:r>
      <w:proofErr w:type="gramStart"/>
      <w:r w:rsidR="00815C43" w:rsidRPr="00815C43">
        <w:rPr>
          <w:color w:val="0070C0"/>
        </w:rPr>
        <w:t>the</w:t>
      </w:r>
      <w:proofErr w:type="gramEnd"/>
      <w:r w:rsidR="00815C43" w:rsidRPr="00815C43">
        <w:rPr>
          <w:color w:val="0070C0"/>
        </w:rPr>
        <w:t xml:space="preserv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Determination of Book Value.</w:t>
      </w:r>
      <w:r w:rsidR="00D03007" w:rsidRPr="001D2867">
        <w:rPr>
          <w:color w:val="0070C0"/>
        </w:rPr>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u w:val="single"/>
        </w:rPr>
        <w:t>Annual Meetings.</w:t>
      </w:r>
      <w:r w:rsidR="009412D9">
        <w:t xml:space="preserve"> </w:t>
      </w:r>
      <w:r w:rsidR="00DF208A" w:rsidRPr="00F85F5B">
        <w:rPr>
          <w:color w:val="0070C0"/>
        </w:rPr>
        <w:t>Members will meet every year on the second Monday in January, starting after the first fiscal year ends. The purpose is to elect the Manager(s)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u w:val="single"/>
        </w:rPr>
        <w:t>Special Meetings.</w:t>
      </w:r>
      <w:r w:rsidR="00267881">
        <w:t xml:space="preserve"> </w:t>
      </w:r>
      <w:r w:rsidR="00F85F5B" w:rsidRPr="00F85F5B">
        <w:rPr>
          <w:color w:val="0070C0"/>
        </w:rPr>
        <w:t>Special meetings can be called at any time by the Manager(s)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u w:val="single"/>
        </w:rPr>
        <w:t>Members’ Action by Consent in Lieu of Meeting.</w:t>
      </w:r>
      <w:r w:rsidR="004D33A9" w:rsidRPr="005F668D">
        <w:rPr>
          <w:color w:val="0070C0"/>
        </w:rPr>
        <w:t xml:space="preserve"> </w:t>
      </w:r>
      <w:r w:rsidR="005F668D" w:rsidRPr="005F668D">
        <w:rPr>
          <w:color w:val="0070C0"/>
        </w:rPr>
        <w:t xml:space="preserve">Members can </w:t>
      </w:r>
      <w:proofErr w:type="gramStart"/>
      <w:r w:rsidR="005F668D" w:rsidRPr="005F668D">
        <w:rPr>
          <w:color w:val="0070C0"/>
        </w:rPr>
        <w:t>take action</w:t>
      </w:r>
      <w:proofErr w:type="gramEnd"/>
      <w:r w:rsidR="005F668D" w:rsidRPr="005F668D">
        <w:rPr>
          <w:color w:val="0070C0"/>
        </w:rPr>
        <w:t xml:space="preserve">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u w:val="single"/>
        </w:rPr>
        <w:t>Notice Required.</w:t>
      </w:r>
      <w:r w:rsidR="00712A49">
        <w:t xml:space="preserve"> </w:t>
      </w:r>
      <w:r w:rsidR="00F41A48" w:rsidRPr="00553DEB">
        <w:rPr>
          <w:color w:val="0070C0"/>
        </w:rPr>
        <w:t xml:space="preserve">If Members are expected to </w:t>
      </w:r>
      <w:proofErr w:type="gramStart"/>
      <w:r w:rsidR="00F41A48" w:rsidRPr="00553DEB">
        <w:rPr>
          <w:color w:val="0070C0"/>
        </w:rPr>
        <w:t>take action</w:t>
      </w:r>
      <w:proofErr w:type="gramEnd"/>
      <w:r w:rsidR="00F41A48" w:rsidRPr="00553DEB">
        <w:rPr>
          <w:color w:val="0070C0"/>
        </w:rPr>
        <w:t xml:space="preserve">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u w:val="single"/>
        </w:rPr>
        <w:t>Waiver of Notice</w:t>
      </w:r>
      <w:r w:rsidRPr="00184709">
        <w:t>.</w:t>
      </w:r>
      <w:r w:rsidR="0083134A">
        <w:t xml:space="preserve"> </w:t>
      </w:r>
      <w:r w:rsidR="001F3F00" w:rsidRPr="001F3F00">
        <w:rPr>
          <w:color w:val="0070C0"/>
        </w:rPr>
        <w:t xml:space="preserve">Members can waive the notice requirement by signing a written waiver before, during, or after the meeting. If a </w:t>
      </w:r>
      <w:proofErr w:type="gramStart"/>
      <w:r w:rsidR="001F3F00" w:rsidRPr="001F3F00">
        <w:rPr>
          <w:color w:val="0070C0"/>
        </w:rPr>
        <w:t>Member</w:t>
      </w:r>
      <w:proofErr w:type="gramEnd"/>
      <w:r w:rsidR="001F3F00" w:rsidRPr="001F3F00">
        <w:rPr>
          <w:color w:val="0070C0"/>
        </w:rPr>
        <w:t xml:space="preserve">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 xml:space="preserve">Any Manager may start and lead a </w:t>
      </w:r>
      <w:proofErr w:type="gramStart"/>
      <w:r w:rsidR="004214DE" w:rsidRPr="00C714D1">
        <w:rPr>
          <w:color w:val="0070C0"/>
        </w:rPr>
        <w:t>Member</w:t>
      </w:r>
      <w:proofErr w:type="gramEnd"/>
      <w:r w:rsidR="004214DE" w:rsidRPr="00C714D1">
        <w:rPr>
          <w:color w:val="0070C0"/>
        </w:rPr>
        <w:t xml:space="preserve"> meeting. If no Manager </w:t>
      </w:r>
      <w:r w:rsidR="004214DE" w:rsidRPr="00C714D1">
        <w:rPr>
          <w:color w:val="0070C0"/>
        </w:rPr>
        <w:lastRenderedPageBreak/>
        <w:t xml:space="preserve">does so, the person who properly called the meeting may begin it, but a </w:t>
      </w:r>
      <w:proofErr w:type="gramStart"/>
      <w:r w:rsidR="004214DE" w:rsidRPr="00C714D1">
        <w:rPr>
          <w:color w:val="0070C0"/>
        </w:rPr>
        <w:t>Manager</w:t>
      </w:r>
      <w:proofErr w:type="gramEnd"/>
      <w:r w:rsidR="004214DE" w:rsidRPr="00C714D1">
        <w:rPr>
          <w:color w:val="0070C0"/>
        </w:rPr>
        <w:t xml:space="preserve">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u w:val="single"/>
        </w:rPr>
        <w:t>Annual Meetings.</w:t>
      </w:r>
      <w:r w:rsidR="00CB50D0" w:rsidRPr="007A1EBC">
        <w:rPr>
          <w:color w:val="0070C0"/>
        </w:rPr>
        <w:t xml:space="preserve"> </w:t>
      </w:r>
      <w:r w:rsidR="007A1EBC" w:rsidRPr="007A1EBC">
        <w:rPr>
          <w:color w:val="0070C0"/>
        </w:rPr>
        <w:t>At each annual meeting, Members will elect the Manager(s)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 xml:space="preserve">A Member may vote in person or by signing a written proxy that authorizes someone else to vote on their behalf. Proxies expire </w:t>
      </w:r>
      <w:proofErr w:type="gramStart"/>
      <w:r w:rsidR="00BF2CA3" w:rsidRPr="00BF2CA3">
        <w:rPr>
          <w:color w:val="0070C0"/>
        </w:rPr>
        <w:t>after one year from</w:t>
      </w:r>
      <w:proofErr w:type="gramEnd"/>
      <w:r w:rsidR="00BF2CA3" w:rsidRPr="00BF2CA3">
        <w:rPr>
          <w:color w:val="0070C0"/>
        </w:rPr>
        <w:t xml:space="preserve">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u w:val="single"/>
        </w:rPr>
        <w:t>Cumulative Voting.</w:t>
      </w:r>
      <w:r w:rsidR="00A33961" w:rsidRPr="00A33961">
        <w:rPr>
          <w:b/>
          <w:bCs w:val="0"/>
        </w:rPr>
        <w:t xml:space="preserve"> </w:t>
      </w:r>
      <w:r w:rsidR="00B32352" w:rsidRPr="00B32352">
        <w:rPr>
          <w:color w:val="0070C0"/>
        </w:rPr>
        <w:t>Members are not allowed to use cumulative voting when electing Manager(s).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u w:val="single"/>
        </w:rPr>
        <w:t>Members Entitled to Vote;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rPr>
        <w:t xml:space="preserve">Units held in retirement or savings accounts (like IRAs, HSAs, ESAs, etc.) may be </w:t>
      </w:r>
      <w:proofErr w:type="gramStart"/>
      <w:r w:rsidRPr="002A2EAD">
        <w:rPr>
          <w:color w:val="0070C0"/>
          <w:sz w:val="22"/>
          <w:szCs w:val="22"/>
        </w:rPr>
        <w:t>voted</w:t>
      </w:r>
      <w:proofErr w:type="gramEnd"/>
      <w:r w:rsidRPr="002A2EAD">
        <w:rPr>
          <w:color w:val="0070C0"/>
          <w:sz w:val="22"/>
          <w:szCs w:val="22"/>
        </w:rPr>
        <w:t xml:space="preserve">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color w:val="0070C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color w:val="0070C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t xml:space="preserve">Units held by </w:t>
      </w:r>
      <w:r>
        <w:rPr>
          <w:strike w:val="true"/>
        </w:rPr>
        <w:t xml:space="preserve">an entity (like a business or trust)</w:t>
      </w:r>
      <w:r>
        <w:rPr>
          <w:color w:val="C00000"/>
        </w:rPr>
        <w:t xml:space="preserve">Browning Family Revocable Trust</w:t>
      </w:r>
      <w:r>
        <w:t xml:space="preserve"> must be voted by </w:t>
      </w:r>
      <w:r>
        <w:rPr>
          <w:strike w:val="true"/>
        </w:rPr>
        <w:t xml:space="preserve">the person the entity designates in writing</w:t>
      </w:r>
      <w:r>
        <w:rPr>
          <w:color w:val="C00000"/>
        </w:rPr>
        <w:t xml:space="preserve">its co-trustees, currently Wesley Dale Browning and Jeanette Wilson Hollinger, unless the Trust documents or Company records designate a different authorized trustee or representative</w:t>
      </w:r>
      <w:r>
        <w:t xml:space="preserve">.</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lastRenderedPageBreak/>
        <w:t>I</w:t>
      </w:r>
      <w:r w:rsidRPr="00C2758E">
        <w:rPr>
          <w:b w:val="0"/>
          <w:bCs w:val="0"/>
          <w:color w:val="0070C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 xml:space="preserve">If more than one votes, but the vote is evenly split on any </w:t>
      </w:r>
      <w:proofErr w:type="gramStart"/>
      <w:r w:rsidRPr="00126567">
        <w:rPr>
          <w:bCs w:val="0"/>
          <w:color w:val="auto"/>
        </w:rPr>
        <w:t>particular matter</w:t>
      </w:r>
      <w:proofErr w:type="gramEnd"/>
      <w:r w:rsidRPr="00126567">
        <w:rPr>
          <w:bCs w:val="0"/>
          <w:color w:val="auto"/>
        </w:rPr>
        <w:t>,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sidRPr="00A74074">
        <w:rPr>
          <w:color w:val="0070C0"/>
          <w:sz w:val="22"/>
        </w:rPr>
        <w:t>If documents filed with the Manager(s)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 xml:space="preserve">If a </w:t>
      </w:r>
      <w:proofErr w:type="gramStart"/>
      <w:r w:rsidR="00BE2FB0" w:rsidRPr="00BE2FB0">
        <w:rPr>
          <w:color w:val="0070C0"/>
        </w:rPr>
        <w:t>Member</w:t>
      </w:r>
      <w:proofErr w:type="gramEnd"/>
      <w:r w:rsidR="00BE2FB0" w:rsidRPr="00BE2FB0">
        <w:rPr>
          <w:color w:val="0070C0"/>
        </w:rPr>
        <w:t xml:space="preserve">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7A3BE0">
      <w:pPr>
        <w:pStyle w:val="Heading1"/>
        <w:numPr>
          <w:ilvl w:val="0"/>
          <w:numId w:val="11"/>
        </w:numPr>
        <w:spacing w:before="0"/>
        <w:rPr>
          <w:color w:val="0070C0"/>
        </w:rPr>
      </w:pPr>
    </w:p>
    <w:p w14:paraId="55C2A70C" w14:textId="0415A3E0" w:rsidR="00915F79" w:rsidRDefault="007670FF" w:rsidP="00A75EDA">
      <w:pPr>
        <w:pStyle w:val="Heading1"/>
        <w:spacing w:before="0"/>
        <w:rPr>
          <w:u w:val="single"/>
        </w:rPr>
      </w:pPr>
      <w:r w:rsidRPr="00C85C61">
        <w:rPr>
          <w:u w:val="single"/>
        </w:rPr>
        <w:t>Manager(s)</w:t>
      </w:r>
    </w:p>
    <w:p w14:paraId="74E5175B" w14:textId="47207DE8" w:rsidR="001F6CD0" w:rsidRPr="00915F79" w:rsidRDefault="00791C6B" w:rsidP="005C5B3E">
      <w:pPr>
        <w:pStyle w:val="Heading2"/>
        <w:rPr>
          <w:u w:val="single"/>
        </w:rPr>
      </w:pPr>
      <w:r w:rsidRPr="001262A8">
        <w:rPr>
          <w:b/>
          <w:u w:val="single"/>
          <w:strike w:val="true"/>
        </w:rPr>
        <w:t>Manager(s) – Number and Tenure.</w:t>
      </w:r>
      <w:r w:rsidRPr="00184709">
        <w:rPr>
          <w:strike w:val="true"/>
        </w:rPr>
        <w:t xml:space="preserve"> </w:t>
      </w:r>
      <w:r w:rsidR="00A7422D" w:rsidRPr="00DE3FA3">
        <w:rPr>
          <w:color w:val="0070C0"/>
          <w:strike w:val="true"/>
        </w:rPr>
        <w:t>The Company will start with one Manager, Jessica Santa</w:t>
      </w:r>
      <w:r w:rsidR="001B4B31">
        <w:rPr>
          <w:color w:val="0070C0"/>
          <w:strike w:val="true"/>
        </w:rPr>
        <w:t>c</w:t>
      </w:r>
      <w:r w:rsidR="00A7422D" w:rsidRPr="00DE3FA3">
        <w:rPr>
          <w:color w:val="0070C0"/>
          <w:strike w:val="true"/>
        </w:rPr>
        <w:t>ruz, as named in the Articles</w:t>
      </w:r>
      <w:r w:rsidR="0068411D">
        <w:rPr>
          <w:color w:val="0070C0"/>
          <w:strike w:val="true"/>
        </w:rPr>
        <w:t xml:space="preserve"> of </w:t>
      </w:r>
      <w:r w:rsidR="00E6752E">
        <w:rPr>
          <w:color w:val="0070C0"/>
          <w:strike w:val="true"/>
        </w:rPr>
        <w:t>Organization</w:t>
      </w:r>
      <w:r w:rsidR="00A7422D" w:rsidRPr="00DE3FA3">
        <w:rPr>
          <w:color w:val="0070C0"/>
          <w:strike w:val="true"/>
        </w:rPr>
        <w:t xml:space="preserve">. She will serve until the first annual meeting or until she resigns or is removed. At each annual meeting, Members will elect a </w:t>
      </w:r>
      <w:proofErr w:type="gramStart"/>
      <w:r w:rsidR="00A7422D" w:rsidRPr="00DE3FA3">
        <w:rPr>
          <w:color w:val="0070C0"/>
          <w:strike w:val="true"/>
        </w:rPr>
        <w:t>Manager</w:t>
      </w:r>
      <w:proofErr w:type="gramEnd"/>
      <w:r w:rsidR="00A7422D" w:rsidRPr="00DE3FA3">
        <w:rPr>
          <w:color w:val="0070C0"/>
          <w:strike w:val="true"/>
        </w:rPr>
        <w:t xml:space="preserve"> for the next term. The number of Managers can only be changed with approval from Members holding at least 75% of the voting Units (as required for “Major Decisions” in </w:t>
      </w:r>
      <w:r w:rsidR="00A7422D" w:rsidRPr="00DE3FA3">
        <w:rPr>
          <w:b/>
          <w:color w:val="0070C0"/>
          <w:strike w:val="true"/>
        </w:rPr>
        <w:t>Section 5.2(b)</w:t>
      </w:r>
      <w:r w:rsidR="00A7422D" w:rsidRPr="00DE3FA3">
        <w:rPr>
          <w:color w:val="0070C0"/>
          <w:strike w:val="true"/>
        </w:rPr>
        <w:t xml:space="preserve">). A Manager doesn’t have to be a </w:t>
      </w:r>
      <w:proofErr w:type="gramStart"/>
      <w:r w:rsidR="00A7422D" w:rsidRPr="00DE3FA3">
        <w:rPr>
          <w:color w:val="0070C0"/>
          <w:strike w:val="true"/>
        </w:rPr>
        <w:t>Member</w:t>
      </w:r>
      <w:proofErr w:type="gramEnd"/>
      <w:r w:rsidR="00A7422D" w:rsidRPr="00DE3FA3">
        <w:rPr>
          <w:color w:val="0070C0"/>
          <w:strike w:val="true"/>
        </w:rPr>
        <w:t xml:space="preserve"> or own any Units.)</w:t>
      </w:r>
    </w:p>
    <w:p>
      <w:pPr>
        <w:pStyle w:val="Heading2"/>
        <w:rPr>
          <w:u w:val="single"/>
        </w:rPr>
      </w:pPr>
      <w:r>
        <w:rPr>
          <w:color w:val="C00000"/>
        </w:rPr>
        <w:t xml:space="preserve">Manager(s) – Number and Tenure. The Company will have one or more Manager(s). The current Manager(s) are Wesley Dale Browning, Jeanette Wilson Hollinger, and Investment Services LLC. Each Manager will serve until replaced, resigns, or is removed. The number of Manager(s) may be increased or decreased by the sole Member, Browning Family Revocable Trust, acting through its co-trustees or other authorized trustee authority. A Manager does not have to be a Member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 xml:space="preserve">A Manager need not be a </w:t>
      </w:r>
      <w:proofErr w:type="gramStart"/>
      <w:r w:rsidRPr="0096633B">
        <w:rPr>
          <w:b w:val="0"/>
          <w:bCs w:val="0"/>
          <w:color w:val="auto"/>
          <w:sz w:val="22"/>
          <w:szCs w:val="22"/>
        </w:rPr>
        <w:t>Member</w:t>
      </w:r>
      <w:proofErr w:type="gramEnd"/>
      <w:r w:rsidRPr="0096633B">
        <w:rPr>
          <w:b w:val="0"/>
          <w:bCs w:val="0"/>
          <w:color w:val="auto"/>
          <w:sz w:val="22"/>
          <w:szCs w:val="22"/>
        </w:rPr>
        <w:t xml:space="preserve">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 xml:space="preserve">Each Manager remains in office </w:t>
      </w:r>
      <w:proofErr w:type="gramStart"/>
      <w:r w:rsidRPr="000B05D1">
        <w:rPr>
          <w:color w:val="0070C0"/>
        </w:rPr>
        <w:t>until</w:t>
      </w:r>
      <w:proofErr w:type="gramEnd"/>
      <w:r w:rsidRPr="000B05D1">
        <w:rPr>
          <w:color w:val="0070C0"/>
        </w:rPr>
        <w:t xml:space="preserve"> replaced, resigns, or is removed. Attending a meeting or approving its minutes counts as accepting the Manager role.</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strike w:val="true"/>
        </w:rPr>
        <w:t xml:space="preserve">Unless otherwise agreed to by the approval of Members holding the required percentage of Membership Units for “Major Decisions” (as defined in Section 5.2(b) of this Operating </w:t>
      </w:r>
      <w:r w:rsidRPr="0096633B">
        <w:rPr>
          <w:color w:val="auto"/>
          <w:sz w:val="22"/>
          <w:szCs w:val="22"/>
          <w:strike w:val="true"/>
        </w:rPr>
        <w:lastRenderedPageBreak/>
        <w:t>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strike w:val="true"/>
        </w:rPr>
        <w:t>It is expressly understood and agreed by all parties in this Operating Agreement that the following individuals (who may be commonly referred to as “account holders”), Wesley D.</w:t>
      </w:r>
      <w:r w:rsidR="00B74282" w:rsidRPr="0096633B">
        <w:rPr>
          <w:sz w:val="22"/>
          <w:szCs w:val="22"/>
          <w:strike w:val="true"/>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sidRPr="00692899">
        <w:rPr>
          <w:b/>
          <w:bCs w:val="0"/>
          <w:u w:val="single"/>
        </w:rPr>
        <w:t>Powers of the Manager(s).</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u w:val="single"/>
        </w:rPr>
        <w:t>Generally</w:t>
      </w:r>
      <w:r w:rsidRPr="00184709">
        <w:t>.</w:t>
      </w:r>
      <w:r w:rsidR="00714B7E">
        <w:t xml:space="preserve"> </w:t>
      </w:r>
      <w:r w:rsidR="00201088" w:rsidRPr="00201088">
        <w:rPr>
          <w:color w:val="0070C0"/>
        </w:rPr>
        <w:t>The Manager(s)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u w:val="single"/>
        </w:rPr>
        <w:t>Approval by the Members for Certain “Major Decisions”</w:t>
      </w:r>
      <w:r w:rsidRPr="00184709">
        <w:t>.</w:t>
      </w:r>
      <w:r w:rsidR="00F057B6">
        <w:t xml:space="preserve"> </w:t>
      </w:r>
      <w:r w:rsidR="00EB606A" w:rsidRPr="00EB606A">
        <w:rPr>
          <w:color w:val="0070C0"/>
        </w:rPr>
        <w:t xml:space="preserve">Some actions—called “Major Decisions”—cannot be made by the Manager(s)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7A3BE0">
      <w:pPr>
        <w:pStyle w:val="Heading4"/>
        <w:numPr>
          <w:ilvl w:val="3"/>
          <w:numId w:val="10"/>
        </w:numPr>
      </w:pPr>
      <w:r w:rsidRPr="00184709">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t xml:space="preserve">Borrowing </w:t>
      </w:r>
      <w:r>
        <w:rPr>
          <w:strike w:val="true"/>
        </w:rPr>
        <w:t xml:space="preserve">on a non recourse basis </w:t>
      </w:r>
      <w:r>
        <w:t xml:space="preserve">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color w:val="0070C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color w:val="0070C0"/>
        </w:rPr>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lastRenderedPageBreak/>
        <w:t>Removal of a Manager.</w:t>
      </w:r>
    </w:p>
    <w:p w14:paraId="286BF7AD" w14:textId="77777777" w:rsidR="001F6CD0" w:rsidRPr="00184709" w:rsidRDefault="00791C6B" w:rsidP="007A3BE0">
      <w:pPr>
        <w:pStyle w:val="Heading4"/>
        <w:keepNext w:val="0"/>
        <w:keepLines w:val="0"/>
        <w:widowControl w:val="0"/>
        <w:numPr>
          <w:ilvl w:val="3"/>
          <w:numId w:val="10"/>
        </w:numPr>
      </w:pPr>
      <w:r w:rsidRPr="00184709">
        <w:t>Any increase or decrease in the number of Manager(s).</w:t>
      </w:r>
    </w:p>
    <w:p w14:paraId="51096E5B" w14:textId="283B8BE3" w:rsidR="001F6CD0" w:rsidRPr="00184709" w:rsidDel="00E6752E" w:rsidRDefault="00665EF4" w:rsidP="007A3BE0">
      <w:pPr>
        <w:pStyle w:val="Heading4"/>
        <w:keepNext w:val="0"/>
        <w:keepLines w:val="0"/>
        <w:widowControl w:val="0"/>
        <w:numPr>
          <w:ilvl w:val="3"/>
          <w:numId w:val="10"/>
        </w:numPr>
        <w:rPr>
          <w:del w:id="2" w:author="Jeff Watson" w:date="2025-10-31T12:42:00Z" w16du:dateUtc="2025-10-31T16:42:00Z"/>
        </w:rPr>
      </w:pPr>
      <w:del w:id="3" w:author="Jeff Watson" w:date="2025-10-31T12:42:00Z" w16du:dateUtc="2025-10-31T16:42:00Z">
        <w:r w:rsidRPr="00665EF4" w:rsidDel="00E6752E">
          <w:rPr>
            <w:color w:val="0070C0"/>
          </w:rPr>
          <w:delText>Increasing capital contributions.</w:delText>
        </w:r>
      </w:del>
    </w:p>
    <w:p w14:paraId="71DB6FF9" w14:textId="77777777" w:rsidR="001F6CD0" w:rsidRPr="00184709" w:rsidRDefault="00791C6B" w:rsidP="007A3BE0">
      <w:pPr>
        <w:pStyle w:val="Heading4"/>
        <w:keepNext w:val="0"/>
        <w:keepLines w:val="0"/>
        <w:widowControl w:val="0"/>
        <w:numPr>
          <w:ilvl w:val="3"/>
          <w:numId w:val="10"/>
        </w:numPr>
      </w:pPr>
      <w:r w:rsidRPr="00184709">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u w:val="single"/>
        </w:rPr>
        <w:t>Regular Meetings</w:t>
      </w:r>
      <w:r w:rsidRPr="00184709">
        <w:t xml:space="preserve">.  </w:t>
      </w:r>
      <w:r w:rsidR="005653AF" w:rsidRPr="005653AF">
        <w:rPr>
          <w:color w:val="0070C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u w:val="single"/>
        </w:rPr>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u w:val="single"/>
        </w:rPr>
        <w:t>Place and Manner of Meetings</w:t>
      </w:r>
      <w:r w:rsidRPr="00184709">
        <w:t xml:space="preserve">.  </w:t>
      </w:r>
      <w:r w:rsidR="000E0069" w:rsidRPr="000E0069">
        <w:rPr>
          <w:color w:val="0070C0"/>
        </w:rPr>
        <w:t xml:space="preserve">Manager meetings can be held anywhere, as stated in the notice or waiver. Managers may also participate by phone or video if everyone can hear each other. </w:t>
      </w:r>
      <w:proofErr w:type="gramStart"/>
      <w:r w:rsidR="000E0069" w:rsidRPr="000E0069">
        <w:rPr>
          <w:color w:val="0070C0"/>
        </w:rPr>
        <w:t>Participating</w:t>
      </w:r>
      <w:proofErr w:type="gramEnd"/>
      <w:r w:rsidR="000E0069" w:rsidRPr="000E0069">
        <w:rPr>
          <w:color w:val="0070C0"/>
        </w:rPr>
        <w:t xml:space="preserve">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u w:val="single"/>
        </w:rPr>
        <w:t>Action by Consent in Lieu of Meeting</w:t>
      </w:r>
      <w:r w:rsidRPr="00184709">
        <w:t xml:space="preserve">.  </w:t>
      </w:r>
      <w:r w:rsidR="00D014A0" w:rsidRPr="00D014A0">
        <w:rPr>
          <w:color w:val="0070C0"/>
        </w:rPr>
        <w:t xml:space="preserve">Manager(s) can </w:t>
      </w:r>
      <w:proofErr w:type="gramStart"/>
      <w:r w:rsidR="00D014A0" w:rsidRPr="00D014A0">
        <w:rPr>
          <w:color w:val="0070C0"/>
        </w:rPr>
        <w:t>take action</w:t>
      </w:r>
      <w:proofErr w:type="gramEnd"/>
      <w:r w:rsidR="00D014A0" w:rsidRPr="00D014A0">
        <w:rPr>
          <w:color w:val="0070C0"/>
        </w:rPr>
        <w:t xml:space="preserve">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u w:val="single"/>
        </w:rPr>
        <w:t>Quorum</w:t>
      </w:r>
      <w:r w:rsidRPr="00184709">
        <w:t xml:space="preserve">.  </w:t>
      </w:r>
      <w:proofErr w:type="gramStart"/>
      <w:r w:rsidR="003F2006" w:rsidRPr="003F2006">
        <w:rPr>
          <w:color w:val="0070C0"/>
        </w:rPr>
        <w:t>A majority of</w:t>
      </w:r>
      <w:proofErr w:type="gramEnd"/>
      <w:r w:rsidR="003F2006" w:rsidRPr="003F2006">
        <w:rPr>
          <w:color w:val="0070C0"/>
        </w:rPr>
        <w:t xml:space="preserve"> all Managers is needed to conduct business. If a quorum is present, a majority vote decides the matter—unless the law, Articles, or this Agreement requires more. Business can continue even if some Managers leave and the quorum is lost. If there's no quorum, the meeting can be </w:t>
      </w:r>
      <w:proofErr w:type="gramStart"/>
      <w:r w:rsidR="003F2006" w:rsidRPr="003F2006">
        <w:rPr>
          <w:color w:val="0070C0"/>
        </w:rPr>
        <w:t>postponed up</w:t>
      </w:r>
      <w:proofErr w:type="gramEnd"/>
      <w:r w:rsidR="003F2006" w:rsidRPr="003F2006">
        <w:rPr>
          <w:color w:val="0070C0"/>
        </w:rPr>
        <w:t xml:space="preserve"> to 60 days without needing </w:t>
      </w:r>
      <w:proofErr w:type="gramStart"/>
      <w:r w:rsidR="003F2006" w:rsidRPr="003F2006">
        <w:rPr>
          <w:color w:val="0070C0"/>
        </w:rPr>
        <w:t>a new</w:t>
      </w:r>
      <w:proofErr w:type="gramEnd"/>
      <w:r w:rsidR="003F2006" w:rsidRPr="003F2006">
        <w:rPr>
          <w:color w:val="0070C0"/>
        </w:rPr>
        <w:t xml:space="preserve">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u w:val="single"/>
        </w:rPr>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u w:val="single"/>
        </w:rPr>
        <w:t>Deadlock Provision</w:t>
      </w:r>
      <w:r w:rsidRPr="00184709">
        <w:t xml:space="preserve">.  </w:t>
      </w:r>
      <w:r w:rsidR="00670EDB" w:rsidRPr="00670EDB">
        <w:rPr>
          <w:color w:val="0070C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sidRPr="00C07EF7">
        <w:rPr>
          <w:b/>
          <w:bCs w:val="0"/>
          <w:u w:val="single"/>
        </w:rPr>
        <w:lastRenderedPageBreak/>
        <w:t>Vacancies; Election of New Manager(s).</w:t>
      </w:r>
      <w:r w:rsidRPr="00184709">
        <w:t xml:space="preserve">  </w:t>
      </w:r>
      <w:r w:rsidR="003E51A8" w:rsidRPr="003E51A8">
        <w:rPr>
          <w:color w:val="0070C0"/>
        </w:rPr>
        <w:t xml:space="preserve">If a </w:t>
      </w:r>
      <w:proofErr w:type="gramStart"/>
      <w:r w:rsidR="003E51A8" w:rsidRPr="003E51A8">
        <w:rPr>
          <w:color w:val="0070C0"/>
        </w:rPr>
        <w:t>Manager</w:t>
      </w:r>
      <w:proofErr w:type="gramEnd"/>
      <w:r w:rsidR="003E51A8" w:rsidRPr="003E51A8">
        <w:rPr>
          <w:color w:val="0070C0"/>
        </w:rPr>
        <w:t xml:space="preserve">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u w:val="single"/>
        </w:rPr>
        <w:t xml:space="preserve">Compensation </w:t>
      </w:r>
      <w:proofErr w:type="gramStart"/>
      <w:r w:rsidRPr="00C07EF7">
        <w:rPr>
          <w:b/>
          <w:bCs w:val="0"/>
          <w:u w:val="single"/>
        </w:rPr>
        <w:t>of</w:t>
      </w:r>
      <w:proofErr w:type="gramEnd"/>
      <w:r w:rsidRPr="00C07EF7">
        <w:rPr>
          <w:b/>
          <w:bCs w:val="0"/>
          <w:u w:val="single"/>
        </w:rPr>
        <w:t xml:space="preserve"> Manager(s)</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strike w:val="true"/>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sidRPr="00C07EF7">
        <w:rPr>
          <w:b/>
          <w:bCs w:val="0"/>
          <w:u w:val="single"/>
        </w:rPr>
        <w:t>Financial Interests of Manager(s) in Company Transactions</w:t>
      </w:r>
      <w:r w:rsidRPr="00184709">
        <w:t xml:space="preserve">.  </w:t>
      </w:r>
      <w:r w:rsidR="000420B5" w:rsidRPr="000420B5">
        <w:rPr>
          <w:color w:val="0070C0"/>
        </w:rPr>
        <w:t xml:space="preserve">If the Company </w:t>
      </w:r>
      <w:proofErr w:type="gramStart"/>
      <w:r w:rsidR="000420B5" w:rsidRPr="000420B5">
        <w:rPr>
          <w:color w:val="0070C0"/>
        </w:rPr>
        <w:t>enters into</w:t>
      </w:r>
      <w:proofErr w:type="gramEnd"/>
      <w:r w:rsidR="000420B5" w:rsidRPr="000420B5">
        <w:rPr>
          <w:color w:val="0070C0"/>
        </w:rPr>
        <w:t xml:space="preserve"> a contract or transaction involving one or more of its </w:t>
      </w:r>
      <w:proofErr w:type="gramStart"/>
      <w:r w:rsidR="000420B5" w:rsidRPr="000420B5">
        <w:rPr>
          <w:color w:val="0070C0"/>
        </w:rPr>
        <w:t>Managers</w:t>
      </w:r>
      <w:proofErr w:type="gramEnd"/>
      <w:r w:rsidR="000420B5" w:rsidRPr="000420B5">
        <w:rPr>
          <w:color w:val="0070C0"/>
        </w:rPr>
        <w:t xml:space="preserve">—or with another business where a </w:t>
      </w:r>
      <w:proofErr w:type="gramStart"/>
      <w:r w:rsidR="000420B5" w:rsidRPr="000420B5">
        <w:rPr>
          <w:color w:val="0070C0"/>
        </w:rPr>
        <w:t>Manager</w:t>
      </w:r>
      <w:proofErr w:type="gramEnd"/>
      <w:r w:rsidR="000420B5" w:rsidRPr="000420B5">
        <w:rPr>
          <w:color w:val="0070C0"/>
        </w:rPr>
        <w:t xml:space="preserve"> has a role or financial interest—that deal is not automatically invalid just because of the Manager’s involvement.</w:t>
      </w:r>
    </w:p>
    <w:p w14:paraId="721C829B" w14:textId="4513E3E2" w:rsidR="001F6CD0" w:rsidRPr="00184709" w:rsidRDefault="001D5645" w:rsidP="007A3BE0">
      <w:pPr>
        <w:pStyle w:val="Heading3"/>
        <w:keepNext w:val="0"/>
        <w:keepLines w:val="0"/>
        <w:widowControl w:val="0"/>
        <w:numPr>
          <w:ilvl w:val="2"/>
          <w:numId w:val="10"/>
        </w:numPr>
      </w:pPr>
      <w:r w:rsidRPr="001D5645">
        <w:rPr>
          <w:color w:val="0070C0"/>
        </w:rPr>
        <w:t xml:space="preserve">The important details about the Manager’s role or interest are disclosed to the other Manager(s), and the deal is approved in good faith by </w:t>
      </w:r>
      <w:proofErr w:type="gramStart"/>
      <w:r w:rsidRPr="001D5645">
        <w:rPr>
          <w:color w:val="0070C0"/>
        </w:rPr>
        <w:t>a majority of</w:t>
      </w:r>
      <w:proofErr w:type="gramEnd"/>
      <w:r w:rsidRPr="001D5645">
        <w:rPr>
          <w:color w:val="0070C0"/>
        </w:rPr>
        <w:t xml:space="preserve"> the disinterested Manager(</w:t>
      </w:r>
      <w:proofErr w:type="gramStart"/>
      <w:r w:rsidRPr="001D5645">
        <w:rPr>
          <w:color w:val="0070C0"/>
        </w:rPr>
        <w:t>s)—</w:t>
      </w:r>
      <w:proofErr w:type="gramEnd"/>
      <w:r w:rsidRPr="001D5645">
        <w:rPr>
          <w:color w:val="0070C0"/>
        </w:rPr>
        <w:t>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color w:val="0070C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rPr>
        <w:t>However, no transaction can be approved if it would be considered a “prohibited transaction” under Internal Revenue Code §4975.</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color w:val="auto"/>
          <w:u w:val="single"/>
        </w:rPr>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u w:val="single"/>
        </w:rPr>
        <w:t>Definitions</w:t>
      </w:r>
      <w:r w:rsidRPr="00184709">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t xml:space="preserve">“Limited Liability Company” </w:t>
      </w:r>
      <w:r w:rsidR="000C07C1" w:rsidRPr="000C07C1">
        <w:rPr>
          <w:color w:val="0070C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color w:val="0070C0"/>
        </w:rPr>
        <w:t xml:space="preserve"> “</w:t>
      </w:r>
      <w:r w:rsidRPr="00184709">
        <w:t>Manager</w:t>
      </w:r>
      <w:r w:rsidR="007A6A41" w:rsidRPr="00184709">
        <w:t>”</w:t>
      </w:r>
      <w:r>
        <w:rPr>
          <w:color w:val="0070C0"/>
        </w:rPr>
        <w:t xml:space="preserve"> </w:t>
      </w:r>
      <w:r w:rsidR="00D577FB" w:rsidRPr="00D577FB">
        <w:rPr>
          <w:color w:val="0070C0"/>
        </w:rPr>
        <w:t xml:space="preserve">means anyone who is or was a Manager of the Company, including anyone who served at the Company’s request in a similar leadership or </w:t>
      </w:r>
      <w:r w:rsidR="00D577FB" w:rsidRPr="00D577FB">
        <w:rPr>
          <w:color w:val="0070C0"/>
        </w:rPr>
        <w:lastRenderedPageBreak/>
        <w:t>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t xml:space="preserve">when used with respect to a </w:t>
      </w:r>
      <w:proofErr w:type="gramStart"/>
      <w:r w:rsidRPr="00184709">
        <w:t>Manager</w:t>
      </w:r>
      <w:proofErr w:type="gramEnd"/>
      <w:r w:rsidRPr="00184709">
        <w:t>,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u w:val="single"/>
        </w:rPr>
        <w:t>Standard for Indemnification.</w:t>
      </w:r>
      <w:r w:rsidRPr="00184709">
        <w:t xml:space="preserve">  </w:t>
      </w:r>
      <w:r w:rsidR="000836E7" w:rsidRPr="000836E7">
        <w:rPr>
          <w:color w:val="0070C0"/>
        </w:rPr>
        <w:t xml:space="preserve">The Company will cover (indemnify) a </w:t>
      </w:r>
      <w:proofErr w:type="gramStart"/>
      <w:r w:rsidR="000836E7" w:rsidRPr="000836E7">
        <w:rPr>
          <w:color w:val="0070C0"/>
        </w:rPr>
        <w:t>Manager’s</w:t>
      </w:r>
      <w:proofErr w:type="gramEnd"/>
      <w:r w:rsidR="000836E7" w:rsidRPr="000836E7">
        <w:rPr>
          <w:color w:val="0070C0"/>
        </w:rPr>
        <w:t xml:space="preserve"> legal costs if they are sued, named, or threatened in a legal proceeding </w:t>
      </w:r>
      <w:r w:rsidR="000836E7" w:rsidRPr="000836E7">
        <w:rPr>
          <w:b/>
          <w:color w:val="0070C0"/>
        </w:rPr>
        <w:t xml:space="preserve">because they are or were a </w:t>
      </w:r>
      <w:proofErr w:type="gramStart"/>
      <w:r w:rsidR="000836E7" w:rsidRPr="000836E7">
        <w:rPr>
          <w:b/>
          <w:color w:val="0070C0"/>
        </w:rPr>
        <w:t>Manager</w:t>
      </w:r>
      <w:proofErr w:type="gramEnd"/>
      <w:r w:rsidR="000836E7" w:rsidRPr="000836E7">
        <w:rPr>
          <w:color w:val="0070C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color w:val="0070C0"/>
        </w:rPr>
        <w:t xml:space="preserve">Acted in </w:t>
      </w:r>
      <w:r w:rsidRPr="00E2363A">
        <w:rPr>
          <w:b/>
          <w:color w:val="0070C0"/>
        </w:rPr>
        <w:t xml:space="preserve">good </w:t>
      </w:r>
      <w:proofErr w:type="gramStart"/>
      <w:r w:rsidRPr="00E2363A">
        <w:rPr>
          <w:b/>
          <w:color w:val="0070C0"/>
        </w:rPr>
        <w:t>faith</w:t>
      </w:r>
      <w:r w:rsidRPr="00E2363A">
        <w:rPr>
          <w:color w:val="0070C0"/>
        </w:rPr>
        <w:t>;</w:t>
      </w:r>
      <w:proofErr w:type="gramEnd"/>
    </w:p>
    <w:p w14:paraId="7C11B533" w14:textId="74B66F71" w:rsidR="001F6CD0" w:rsidRPr="00184709" w:rsidRDefault="00110EE4" w:rsidP="007A3BE0">
      <w:pPr>
        <w:pStyle w:val="Heading3"/>
        <w:keepNext w:val="0"/>
        <w:keepLines w:val="0"/>
        <w:widowControl w:val="0"/>
        <w:numPr>
          <w:ilvl w:val="2"/>
          <w:numId w:val="10"/>
        </w:numPr>
      </w:pPr>
      <w:proofErr w:type="gramStart"/>
      <w:r w:rsidRPr="00110EE4">
        <w:rPr>
          <w:color w:val="0070C0"/>
        </w:rPr>
        <w:t>Believed</w:t>
      </w:r>
      <w:proofErr w:type="gramEnd"/>
      <w:r w:rsidRPr="00110EE4">
        <w:rPr>
          <w:color w:val="0070C0"/>
        </w:rPr>
        <w:t xml:space="preserve">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color w:val="0070C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color w:val="0070C0"/>
        </w:rPr>
        <w:t>At least not harmful to the Company in all other cases; and</w:t>
      </w:r>
      <w:r w:rsidR="00996207" w:rsidRPr="00996207">
        <w:rPr>
          <w:color w:val="0070C0"/>
        </w:rPr>
        <w:t>)</w:t>
      </w:r>
    </w:p>
    <w:p w14:paraId="431FF574" w14:textId="50F03DDD" w:rsidR="00AC5EEC" w:rsidRPr="00AC5EEC" w:rsidRDefault="00B04E9C" w:rsidP="00915F79">
      <w:pPr>
        <w:pStyle w:val="Heading3"/>
        <w:keepNext w:val="0"/>
        <w:keepLines w:val="0"/>
        <w:widowControl w:val="0"/>
      </w:pPr>
      <w:proofErr w:type="gramStart"/>
      <w:r w:rsidRPr="00B04E9C">
        <w:rPr>
          <w:color w:val="0070C0"/>
        </w:rPr>
        <w:t>Had</w:t>
      </w:r>
      <w:proofErr w:type="gramEnd"/>
      <w:r w:rsidRPr="00B04E9C">
        <w:rPr>
          <w:color w:val="0070C0"/>
        </w:rPr>
        <w:t xml:space="preserve"> </w:t>
      </w:r>
      <w:r w:rsidRPr="00B04E9C">
        <w:rPr>
          <w:b/>
          <w:color w:val="0070C0"/>
        </w:rPr>
        <w:t>no reason to believe their conduct was illegal</w:t>
      </w:r>
      <w:r w:rsidRPr="00B04E9C">
        <w:rPr>
          <w:color w:val="0070C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color w:val="0070C0"/>
        </w:rPr>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u w:val="single"/>
        </w:rPr>
        <w:t>Prohibited Indemnification</w:t>
      </w:r>
      <w:r w:rsidRPr="00184709">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w:t>
      </w:r>
      <w:proofErr w:type="gramStart"/>
      <w:r w:rsidR="00BB15A3" w:rsidRPr="00BB15A3">
        <w:rPr>
          <w:color w:val="0070C0"/>
        </w:rPr>
        <w:t>Manager</w:t>
      </w:r>
      <w:proofErr w:type="gramEnd"/>
      <w:r w:rsidR="00BB15A3" w:rsidRPr="00BB15A3">
        <w:rPr>
          <w:color w:val="0070C0"/>
        </w:rPr>
        <w:t xml:space="preserve"> if:</w:t>
      </w:r>
    </w:p>
    <w:p w14:paraId="5FC54F45" w14:textId="50722422" w:rsidR="001F6CD0" w:rsidRPr="00184709" w:rsidRDefault="00475181" w:rsidP="007A3BE0">
      <w:pPr>
        <w:pStyle w:val="Heading3"/>
        <w:keepNext w:val="0"/>
        <w:keepLines w:val="0"/>
        <w:widowControl w:val="0"/>
        <w:numPr>
          <w:ilvl w:val="2"/>
          <w:numId w:val="10"/>
        </w:numPr>
      </w:pPr>
      <w:r>
        <w:rPr>
          <w:color w:val="0070C0"/>
        </w:rPr>
        <w:t>t</w:t>
      </w:r>
      <w:r w:rsidRPr="00475181">
        <w:rPr>
          <w:color w:val="0070C0"/>
        </w:rPr>
        <w:t xml:space="preserve">hey are found liable for </w:t>
      </w:r>
      <w:proofErr w:type="gramStart"/>
      <w:r w:rsidRPr="00475181">
        <w:rPr>
          <w:b/>
          <w:color w:val="0070C0"/>
        </w:rPr>
        <w:t>personally</w:t>
      </w:r>
      <w:proofErr w:type="gramEnd"/>
      <w:r w:rsidRPr="00475181">
        <w:rPr>
          <w:b/>
          <w:color w:val="0070C0"/>
        </w:rPr>
        <w:t xml:space="preserve"> benefiting improperly</w:t>
      </w:r>
      <w:r w:rsidRPr="00475181">
        <w:rPr>
          <w:color w:val="0070C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color w:val="0070C0"/>
        </w:rPr>
        <w:t xml:space="preserve">They are found liable to the Company for </w:t>
      </w:r>
      <w:r w:rsidRPr="00D566A3">
        <w:rPr>
          <w:b/>
          <w:color w:val="0070C0"/>
        </w:rPr>
        <w:t xml:space="preserve">willful or intentional </w:t>
      </w:r>
      <w:r w:rsidRPr="00D566A3">
        <w:rPr>
          <w:b/>
          <w:color w:val="0070C0"/>
        </w:rPr>
        <w:lastRenderedPageBreak/>
        <w:t>misconduct</w:t>
      </w:r>
      <w:r w:rsidRPr="00D566A3">
        <w:rPr>
          <w:color w:val="0070C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u w:val="single"/>
        </w:rPr>
        <w:t>Effect of Termination of Proceeding</w:t>
      </w:r>
      <w:r w:rsidRPr="00184709">
        <w:t>.</w:t>
      </w:r>
      <w:r w:rsidR="00E06AE8">
        <w:t xml:space="preserve">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u w:val="single"/>
        </w:rPr>
        <w:t>Extent of Indemnification</w:t>
      </w:r>
      <w:r w:rsidRPr="00184709">
        <w:t>.</w:t>
      </w:r>
      <w:r w:rsidR="00AB23A9">
        <w:t xml:space="preserve"> </w:t>
      </w:r>
      <w:r w:rsidR="003B764E" w:rsidRPr="003B764E">
        <w:rPr>
          <w:color w:val="0070C0"/>
        </w:rPr>
        <w:t xml:space="preserve">If a </w:t>
      </w:r>
      <w:proofErr w:type="gramStart"/>
      <w:r w:rsidR="003B764E" w:rsidRPr="003B764E">
        <w:rPr>
          <w:color w:val="0070C0"/>
        </w:rPr>
        <w:t>Manager</w:t>
      </w:r>
      <w:proofErr w:type="gramEnd"/>
      <w:r w:rsidR="003B764E" w:rsidRPr="003B764E">
        <w:rPr>
          <w:color w:val="0070C0"/>
        </w:rPr>
        <w:t xml:space="preserve">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u w:val="single"/>
        </w:rPr>
        <w:t>Determination of Indemnification</w:t>
      </w:r>
      <w:r w:rsidRPr="00184709">
        <w:t>.</w:t>
      </w:r>
      <w:r w:rsidR="00F52590">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color w:val="0070C0"/>
        </w:rPr>
        <w:t xml:space="preserve">By a majority vote of Managers who are </w:t>
      </w:r>
      <w:r w:rsidRPr="00773D08">
        <w:rPr>
          <w:b/>
          <w:color w:val="0070C0"/>
        </w:rPr>
        <w:t>not involved</w:t>
      </w:r>
      <w:r w:rsidRPr="00773D08">
        <w:rPr>
          <w:color w:val="0070C0"/>
        </w:rPr>
        <w:t xml:space="preserve"> in the </w:t>
      </w:r>
      <w:proofErr w:type="gramStart"/>
      <w:r w:rsidRPr="00773D08">
        <w:rPr>
          <w:color w:val="0070C0"/>
        </w:rPr>
        <w:t>proceeding;</w:t>
      </w:r>
      <w:proofErr w:type="gramEnd"/>
    </w:p>
    <w:p w14:paraId="17E37F5F" w14:textId="4F174AEC" w:rsidR="001F6CD0" w:rsidRPr="00184709" w:rsidRDefault="00C51486" w:rsidP="007A3BE0">
      <w:pPr>
        <w:pStyle w:val="Heading3"/>
        <w:keepNext w:val="0"/>
        <w:keepLines w:val="0"/>
        <w:widowControl w:val="0"/>
        <w:numPr>
          <w:ilvl w:val="2"/>
          <w:numId w:val="10"/>
        </w:numPr>
      </w:pPr>
      <w:r w:rsidRPr="004A7789">
        <w:rPr>
          <w:color w:val="0070C0"/>
        </w:rPr>
        <w:t xml:space="preserve">If a quorum of disinterested Managers isn’t possible, then by a </w:t>
      </w:r>
      <w:r w:rsidRPr="004A7789">
        <w:rPr>
          <w:b/>
          <w:color w:val="0070C0"/>
        </w:rPr>
        <w:t>committee</w:t>
      </w:r>
      <w:r w:rsidRPr="004A7789">
        <w:rPr>
          <w:color w:val="0070C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color w:val="0070C0"/>
        </w:rPr>
        <w:t xml:space="preserve">By a </w:t>
      </w:r>
      <w:r w:rsidRPr="004A7789">
        <w:rPr>
          <w:b/>
          <w:color w:val="0070C0"/>
        </w:rPr>
        <w:t>special legal counsel</w:t>
      </w:r>
      <w:r w:rsidRPr="004A7789">
        <w:rPr>
          <w:color w:val="0070C0"/>
        </w:rPr>
        <w:t xml:space="preserve"> chosen by the disinterested Managers or the committee mentioned above. If those options aren’t available, then the decision may be made by a vote of Members holding the percentage required for “Major Decisions” (see </w:t>
      </w:r>
      <w:r w:rsidRPr="004A7789">
        <w:rPr>
          <w:b/>
          <w:color w:val="0070C0"/>
        </w:rPr>
        <w:t>Section 5.2(b)</w:t>
      </w:r>
      <w:r w:rsidRPr="004A7789">
        <w:rPr>
          <w:color w:val="0070C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color w:val="0070C0"/>
          <w:sz w:val="22"/>
          <w:szCs w:val="22"/>
        </w:rPr>
        <w:t>Even if one of the above methods approves indemnification, it cannot proceed if doing so would violate the rules against “prohibited transactions” in IRC §4975.</w:t>
      </w:r>
    </w:p>
    <w:p w14:paraId="66A1139B" w14:textId="68E81ADC" w:rsidR="008232E8" w:rsidRPr="00F3259A" w:rsidRDefault="00791C6B" w:rsidP="007A3BE0">
      <w:pPr>
        <w:pStyle w:val="Heading2"/>
        <w:widowControl w:val="0"/>
        <w:numPr>
          <w:ilvl w:val="1"/>
          <w:numId w:val="10"/>
        </w:numPr>
        <w:rPr>
          <w:color w:val="0070C0"/>
        </w:rPr>
      </w:pPr>
      <w:r w:rsidRPr="00C27E26">
        <w:rPr>
          <w:b/>
          <w:bCs w:val="0"/>
          <w:u w:val="single"/>
        </w:rPr>
        <w:t>Authorization of Indemnification.</w:t>
      </w:r>
      <w:r w:rsidR="009D4F9E">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u w:val="single"/>
        </w:rPr>
        <w:t>Successful Defense of Proceedings</w:t>
      </w:r>
      <w:r w:rsidRPr="00184709">
        <w:t>.</w:t>
      </w:r>
      <w:r w:rsidR="00A27491">
        <w:t xml:space="preserve"> </w:t>
      </w:r>
      <w:r w:rsidR="00AC0D63" w:rsidRPr="00AC0D63">
        <w:rPr>
          <w:color w:val="0070C0"/>
        </w:rPr>
        <w:t xml:space="preserve">If a </w:t>
      </w:r>
      <w:proofErr w:type="gramStart"/>
      <w:r w:rsidR="00AC0D63" w:rsidRPr="00AC0D63">
        <w:rPr>
          <w:color w:val="0070C0"/>
        </w:rPr>
        <w:t>Manager</w:t>
      </w:r>
      <w:proofErr w:type="gramEnd"/>
      <w:r w:rsidR="00AC0D63" w:rsidRPr="00AC0D63">
        <w:rPr>
          <w:color w:val="0070C0"/>
        </w:rPr>
        <w:t xml:space="preserve">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u w:val="single"/>
        </w:rPr>
        <w:t>Court Order in Suit for Indemnification.</w:t>
      </w:r>
      <w:r w:rsidR="00674016" w:rsidRPr="00674016">
        <w:rPr>
          <w:b/>
          <w:bCs w:val="0"/>
        </w:rPr>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w:t>
      </w:r>
      <w:proofErr w:type="gramStart"/>
      <w:r w:rsidR="009A1A55" w:rsidRPr="00285DDB">
        <w:rPr>
          <w:color w:val="0070C0"/>
        </w:rPr>
        <w:t>and also</w:t>
      </w:r>
      <w:proofErr w:type="gramEnd"/>
      <w:r w:rsidR="009A1A55" w:rsidRPr="00285DDB">
        <w:rPr>
          <w:color w:val="0070C0"/>
        </w:rPr>
        <w:t xml:space="preserve">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9874C1" w:rsidRPr="009874C1">
        <w:rPr>
          <w:color w:val="0070C0"/>
        </w:rPr>
        <w:t xml:space="preserve">Even if a </w:t>
      </w:r>
      <w:proofErr w:type="gramStart"/>
      <w:r w:rsidR="009874C1" w:rsidRPr="009874C1">
        <w:rPr>
          <w:color w:val="0070C0"/>
        </w:rPr>
        <w:t>Manager</w:t>
      </w:r>
      <w:proofErr w:type="gramEnd"/>
      <w:r w:rsidR="009874C1" w:rsidRPr="009874C1">
        <w:rPr>
          <w:color w:val="0070C0"/>
        </w:rPr>
        <w:t xml:space="preserve"> doesn’t meet the usual </w:t>
      </w:r>
      <w:r w:rsidR="009874C1" w:rsidRPr="009874C1">
        <w:rPr>
          <w:color w:val="0070C0"/>
        </w:rPr>
        <w:lastRenderedPageBreak/>
        <w:t>requirements for indemnification—or has been found liable</w:t>
      </w:r>
      <w:r w:rsidR="00EA73C9">
        <w:rPr>
          <w:color w:val="0070C0"/>
        </w:rPr>
        <w:t xml:space="preserve">, </w:t>
      </w:r>
      <w:r w:rsidR="009874C1" w:rsidRPr="009874C1">
        <w:rPr>
          <w:color w:val="0070C0"/>
        </w:rPr>
        <w:t xml:space="preserve">a court can still decide to award indemnification if it believes it’s fair under the circumstances. However, if the Manager was found liable to the Company or received </w:t>
      </w:r>
      <w:proofErr w:type="gramStart"/>
      <w:r w:rsidR="009874C1" w:rsidRPr="009874C1">
        <w:rPr>
          <w:color w:val="0070C0"/>
        </w:rPr>
        <w:t>an improper</w:t>
      </w:r>
      <w:proofErr w:type="gramEnd"/>
      <w:r w:rsidR="009874C1" w:rsidRPr="009874C1">
        <w:rPr>
          <w:color w:val="0070C0"/>
        </w:rPr>
        <w:t xml:space="preserve">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u w:val="single"/>
        </w:rPr>
        <w:t>Advancement of Expenses</w:t>
      </w:r>
      <w:r w:rsidRPr="00184709">
        <w:t>.</w:t>
      </w:r>
      <w:r w:rsidR="00BF465E">
        <w:t xml:space="preserve"> </w:t>
      </w:r>
      <w:r w:rsidR="003331E6" w:rsidRPr="003331E6">
        <w:rPr>
          <w:color w:val="0070C0"/>
        </w:rPr>
        <w:t xml:space="preserve">If a </w:t>
      </w:r>
      <w:proofErr w:type="gramStart"/>
      <w:r w:rsidR="003331E6" w:rsidRPr="003331E6">
        <w:rPr>
          <w:color w:val="0070C0"/>
        </w:rPr>
        <w:t>Manager</w:t>
      </w:r>
      <w:proofErr w:type="gramEnd"/>
      <w:r w:rsidR="003331E6" w:rsidRPr="003331E6">
        <w:rPr>
          <w:color w:val="0070C0"/>
        </w:rPr>
        <w:t xml:space="preserve"> is involved in a legal proceeding (or might be), the Company can pay their legal costs </w:t>
      </w:r>
      <w:proofErr w:type="gramStart"/>
      <w:r w:rsidR="003331E6" w:rsidRPr="003331E6">
        <w:rPr>
          <w:color w:val="0070C0"/>
        </w:rPr>
        <w:t>up front—</w:t>
      </w:r>
      <w:proofErr w:type="gramEnd"/>
      <w:r w:rsidR="003331E6" w:rsidRPr="003331E6">
        <w:rPr>
          <w:color w:val="0070C0"/>
        </w:rPr>
        <w: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u w:val="single"/>
        </w:rPr>
        <w:t>Expenses as Witness</w:t>
      </w:r>
      <w:r w:rsidRPr="00184709">
        <w:t>.</w:t>
      </w:r>
      <w:r w:rsidR="00A61609">
        <w:t xml:space="preserve"> </w:t>
      </w:r>
      <w:r w:rsidR="006C362B" w:rsidRPr="006C362B">
        <w:rPr>
          <w:color w:val="0070C0"/>
        </w:rPr>
        <w:t>If a former Manager is asked to appear in a legal proceeding as a 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u w:val="single"/>
        </w:rPr>
        <w:t>Indemnification of Other Persons.</w:t>
      </w:r>
      <w:r w:rsidR="00CA094D" w:rsidRPr="005D0D7F">
        <w:rPr>
          <w:b/>
          <w:bCs w:val="0"/>
        </w:rPr>
        <w:t xml:space="preserve"> </w:t>
      </w:r>
      <w:r w:rsidR="00B0571A" w:rsidRPr="00B0571A">
        <w:rPr>
          <w:color w:val="0070C0"/>
        </w:rPr>
        <w:t xml:space="preserve">The Company may choose to indemnify and advance expenses to someone who is not a </w:t>
      </w:r>
      <w:proofErr w:type="gramStart"/>
      <w:r w:rsidR="00B0571A" w:rsidRPr="00B0571A">
        <w:rPr>
          <w:color w:val="0070C0"/>
        </w:rPr>
        <w:t>Manager</w:t>
      </w:r>
      <w:proofErr w:type="gramEnd"/>
      <w:r w:rsidR="00B0571A" w:rsidRPr="00B0571A">
        <w:rPr>
          <w:color w:val="0070C0"/>
        </w:rPr>
        <w:t>,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627A94" w:rsidRPr="00627A94">
        <w:rPr>
          <w:color w:val="0070C0"/>
        </w:rPr>
        <w:t>The Company may also advance legal expenses to non-employees and non-agents who served at the Company’s request in a leadership or representative role for another organization</w:t>
      </w:r>
      <w:r w:rsidR="00440AC5">
        <w:rPr>
          <w:color w:val="0070C0"/>
        </w:rPr>
        <w:t xml:space="preserve"> - </w:t>
      </w:r>
      <w:r w:rsidR="00627A94" w:rsidRPr="00627A94">
        <w:rPr>
          <w:color w:val="0070C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u w:val="single"/>
        </w:rPr>
        <w:t>Continuation of Indemnification</w:t>
      </w:r>
      <w:r w:rsidR="002B1202">
        <w:t xml:space="preserve">.  </w:t>
      </w:r>
      <w:r w:rsidR="003F7FEF" w:rsidRPr="003F7FEF">
        <w:rPr>
          <w:color w:val="0070C0"/>
        </w:rPr>
        <w:t>A person’s right to indemnification and expense reimbursement doesn’t end when they stop serving as a</w:t>
      </w:r>
      <w:r w:rsidR="003F7FEF">
        <w:rPr>
          <w:color w:val="0070C0"/>
        </w:rPr>
        <w:t xml:space="preserve"> </w:t>
      </w:r>
      <w:proofErr w:type="gramStart"/>
      <w:r w:rsidR="002E0542" w:rsidRPr="002E0542">
        <w:rPr>
          <w:color w:val="0070C0"/>
        </w:rPr>
        <w:t>Manager</w:t>
      </w:r>
      <w:proofErr w:type="gramEnd"/>
      <w:r w:rsidR="002E0542" w:rsidRPr="002E0542">
        <w:rPr>
          <w:color w:val="0070C0"/>
        </w:rPr>
        <w:t>,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u w:val="single"/>
        </w:rPr>
        <w:t>Report to Members.</w:t>
      </w:r>
      <w:r w:rsidR="00654670">
        <w:t xml:space="preserve"> </w:t>
      </w:r>
      <w:r w:rsidR="00A82CF2" w:rsidRPr="00A82CF2">
        <w:rPr>
          <w:color w:val="0070C0"/>
        </w:rPr>
        <w:t xml:space="preserve">Whenever the Company provides indemnification or </w:t>
      </w:r>
      <w:proofErr w:type="gramStart"/>
      <w:r w:rsidR="00A82CF2" w:rsidRPr="00A82CF2">
        <w:rPr>
          <w:color w:val="0070C0"/>
        </w:rPr>
        <w:t>advances</w:t>
      </w:r>
      <w:proofErr w:type="gramEnd"/>
      <w:r w:rsidR="00A82CF2" w:rsidRPr="00A82CF2">
        <w:rPr>
          <w:color w:val="0070C0"/>
        </w:rPr>
        <w:t xml:space="preserve"> expenses to a </w:t>
      </w:r>
      <w:proofErr w:type="gramStart"/>
      <w:r w:rsidR="00A82CF2" w:rsidRPr="00A82CF2">
        <w:rPr>
          <w:color w:val="0070C0"/>
        </w:rPr>
        <w:t>Manager</w:t>
      </w:r>
      <w:proofErr w:type="gramEnd"/>
      <w:r w:rsidR="00A82CF2" w:rsidRPr="00A82CF2">
        <w:rPr>
          <w:color w:val="0070C0"/>
        </w:rPr>
        <w:t xml:space="preserve">, it must notify the Members in writing—either with or before the next meeting notice or written consent request. In any case, this report must be given within 12 months of </w:t>
      </w:r>
      <w:proofErr w:type="gramStart"/>
      <w:r w:rsidR="00A82CF2" w:rsidRPr="00A82CF2">
        <w:rPr>
          <w:color w:val="0070C0"/>
        </w:rPr>
        <w:t>the payment</w:t>
      </w:r>
      <w:proofErr w:type="gramEnd"/>
      <w:r w:rsidR="00A82CF2" w:rsidRPr="00A82CF2">
        <w:rPr>
          <w:color w:val="0070C0"/>
        </w:rPr>
        <w:t>.</w:t>
      </w:r>
    </w:p>
    <w:p w14:paraId="6507E33D" w14:textId="65E00C2B"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w:t>
      </w:r>
      <w:r w:rsidR="006F004A" w:rsidRPr="00E56F19">
        <w:rPr>
          <w:color w:val="0070C0"/>
        </w:rPr>
        <w:t xml:space="preserve">If a </w:t>
      </w:r>
      <w:proofErr w:type="gramStart"/>
      <w:r w:rsidR="006F004A" w:rsidRPr="00E56F19">
        <w:rPr>
          <w:color w:val="0070C0"/>
        </w:rPr>
        <w:t>Manager</w:t>
      </w:r>
      <w:proofErr w:type="gramEnd"/>
      <w:r w:rsidR="006F004A" w:rsidRPr="00E56F19">
        <w:rPr>
          <w:color w:val="0070C0"/>
        </w:rPr>
        <w:t xml:space="preserve"> serves an employee benefit plan as part of their duties </w:t>
      </w:r>
      <w:r w:rsidR="006F004A" w:rsidRPr="00E56F19">
        <w:rPr>
          <w:color w:val="0070C0"/>
        </w:rPr>
        <w:lastRenderedPageBreak/>
        <w:t>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w:t>
      </w:r>
      <w:proofErr w:type="gramStart"/>
      <w:r w:rsidRPr="00981DE6">
        <w:rPr>
          <w:color w:val="0070C0"/>
        </w:rPr>
        <w:t>on</w:t>
      </w:r>
      <w:proofErr w:type="gramEnd"/>
      <w:r w:rsidRPr="00981DE6">
        <w:rPr>
          <w:color w:val="0070C0"/>
        </w:rPr>
        <w:t xml:space="preserve">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7A3BE0">
      <w:pPr>
        <w:pStyle w:val="Heading3"/>
        <w:keepNext w:val="0"/>
        <w:keepLines w:val="0"/>
        <w:widowControl w:val="0"/>
        <w:numPr>
          <w:ilvl w:val="2"/>
          <w:numId w:val="10"/>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color w:val="0070C0"/>
        </w:rPr>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z w:val="24"/>
          <w:szCs w:val="24"/>
          <w:u w:val="single"/>
        </w:rPr>
        <w:t>Additional Capital.</w:t>
      </w:r>
      <w:r w:rsidR="00614230" w:rsidRPr="004B488C">
        <w:rPr>
          <w:sz w:val="24"/>
          <w:szCs w:val="24"/>
        </w:rPr>
        <w:t xml:space="preserve"> </w:t>
      </w:r>
      <w:r w:rsidR="001233CB" w:rsidRPr="004B488C">
        <w:rPr>
          <w:color w:val="0070C0"/>
          <w:sz w:val="24"/>
          <w:szCs w:val="24"/>
        </w:rPr>
        <w:t xml:space="preserve">Members can only contribute additional capital if the IRS provides written confirmation that it won’t violate prohibited transaction rules. Any approved </w:t>
      </w:r>
      <w:proofErr w:type="gramStart"/>
      <w:r w:rsidR="001233CB" w:rsidRPr="004B488C">
        <w:rPr>
          <w:color w:val="0070C0"/>
          <w:sz w:val="24"/>
          <w:szCs w:val="24"/>
        </w:rPr>
        <w:t>contributions</w:t>
      </w:r>
      <w:proofErr w:type="gramEnd"/>
      <w:r w:rsidR="001233CB" w:rsidRPr="004B488C">
        <w:rPr>
          <w:color w:val="0070C0"/>
          <w:sz w:val="24"/>
          <w:szCs w:val="24"/>
        </w:rPr>
        <w:t xml:space="preserve"> must be proportional to ownership percentages. Members also cannot loan money or provide services to the Company, as that would violate IRS rules (26 U.S.C. §4975</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u w:val="single" w:color="000000"/>
        </w:rPr>
        <w:t>Declaration and Payment</w:t>
      </w:r>
      <w:r>
        <w:t xml:space="preserve">.  </w:t>
      </w:r>
      <w:r w:rsidR="00847CE4" w:rsidRPr="00847CE4">
        <w:rPr>
          <w:color w:val="0070C0"/>
        </w:rPr>
        <w:t>Distributions to Members may be made in cash or property if authorized by the Manager(s),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u w:val="single" w:color="000000"/>
        </w:rPr>
        <w:t>Reserves</w:t>
      </w:r>
      <w:r>
        <w:t xml:space="preserve">.  </w:t>
      </w:r>
      <w:r w:rsidR="00E161C5" w:rsidRPr="00E161C5">
        <w:rPr>
          <w:color w:val="0070C0"/>
        </w:rPr>
        <w:t>The Manager(s)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u w:val="single"/>
        </w:rPr>
        <w:lastRenderedPageBreak/>
        <w:t>Fiscal Year.</w:t>
      </w:r>
      <w:r w:rsidR="00EE3962" w:rsidRPr="00EE3962">
        <w:t xml:space="preserve"> </w:t>
      </w:r>
      <w:r w:rsidR="00383A63" w:rsidRPr="00383A63">
        <w:rPr>
          <w:color w:val="0070C0"/>
        </w:rPr>
        <w:t>The Company’s fiscal year is the calendar year, unless the Manager(s)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u w:val="single"/>
        </w:rPr>
        <w:t>Deposits.</w:t>
      </w:r>
      <w:r w:rsidR="005E0767">
        <w:t xml:space="preserve"> </w:t>
      </w:r>
      <w:r w:rsidR="00F37B40" w:rsidRPr="00F37B40">
        <w:rPr>
          <w:color w:val="0070C0"/>
        </w:rPr>
        <w:t>All Company funds must be deposited into accounts at banks or other institutions chosen by the Manager(s).</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u w:val="single"/>
        </w:rPr>
        <w:t>Checks, Drafts, Etc.</w:t>
      </w:r>
      <w:r w:rsidR="00D86ED7">
        <w:t xml:space="preserve"> </w:t>
      </w:r>
      <w:r w:rsidR="00C26BEB" w:rsidRPr="00C26BEB">
        <w:rPr>
          <w:color w:val="0070C0"/>
        </w:rPr>
        <w:t>Only Manager(s)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sidRPr="004558E7">
        <w:rPr>
          <w:b/>
          <w:bCs w:val="0"/>
          <w:u w:val="single"/>
        </w:rPr>
        <w:t>Reimbursement of Manager(s)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u w:val="single"/>
        </w:rPr>
        <w:t>No Responsibility for Member’s Liability.</w:t>
      </w:r>
      <w:r w:rsidR="000535F8">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Pr>
          <w:strike w:val="true"/>
        </w:rPr>
        <w:t xml:space="preserve">Company as Pass-Through Entity.</w:t>
      </w:r>
      <w:r>
        <w:rPr>
          <w:color w:val="C00000"/>
        </w:rPr>
        <w:t xml:space="preserve"> Company Tax Classification.</w:t>
      </w:r>
      <w:r>
        <w:t xml:space="preserve"> The Company will be treated as </w:t>
      </w:r>
      <w:r>
        <w:rPr>
          <w:strike w:val="true"/>
        </w:rPr>
        <w:t xml:space="preserve">a pass-through entity for federal tax purposes—either as a disregarded entity (if it has one Member) or a partnership (if it has multiple Members)</w:t>
      </w:r>
      <w:r>
        <w:rPr>
          <w:color w:val="C00000"/>
        </w:rPr>
        <w:t xml:space="preserve">an S corporation after a valid S election</w:t>
      </w:r>
      <w:r>
        <w:t xml:space="preserve">. </w:t>
      </w:r>
      <w:r>
        <w:rPr>
          <w:strike w:val="true"/>
        </w:rPr>
        <w:t xml:space="preserve">The Manager(s) must not take any action to change this classification.</w:t>
      </w:r>
      <w:r>
        <w:rPr>
          <w:color w:val="C00000"/>
        </w:rPr>
        <w:t xml:space="preserve">The Manager(s) must not take any action inconsistent with maintaining the Company's intended S corporation tax status.</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t xml:space="preserve">the death, </w:t>
      </w:r>
      <w:r w:rsidRPr="006B2013">
        <w:rPr>
          <w:sz w:val="22"/>
        </w:rPr>
        <w:t xml:space="preserve">retirement, resignation, expulsion, bankruptcy or dissolution of a </w:t>
      </w:r>
      <w:proofErr w:type="gramStart"/>
      <w:r w:rsidRPr="006B2013">
        <w:rPr>
          <w:sz w:val="22"/>
        </w:rPr>
        <w:t>Member</w:t>
      </w:r>
      <w:proofErr w:type="gramEnd"/>
      <w:r w:rsidRPr="006B2013">
        <w:rPr>
          <w:sz w:val="22"/>
        </w:rPr>
        <w:t xml:space="preserve"> or the occurrence of any other event which terminates the continued membership of a</w:t>
      </w:r>
      <w:r w:rsidR="00562F0C" w:rsidRPr="006B2013">
        <w:rPr>
          <w:sz w:val="22"/>
        </w:rPr>
        <w:t xml:space="preserve"> </w:t>
      </w:r>
      <w:r w:rsidRPr="006B2013">
        <w:rPr>
          <w:sz w:val="22"/>
        </w:rPr>
        <w:t xml:space="preserve">Member in the </w:t>
      </w:r>
      <w:proofErr w:type="gramStart"/>
      <w:r w:rsidRPr="006B2013">
        <w:rPr>
          <w:sz w:val="22"/>
        </w:rPr>
        <w:t>Company;</w:t>
      </w:r>
      <w:proofErr w:type="gramEnd"/>
      <w:r w:rsidR="00EA7C7F" w:rsidRPr="006B2013">
        <w:rPr>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adjudicated incapacity of an individual </w:t>
      </w:r>
      <w:proofErr w:type="gramStart"/>
      <w:r w:rsidRPr="006B2013">
        <w:rPr>
          <w:sz w:val="22"/>
        </w:rPr>
        <w:t>Member;</w:t>
      </w:r>
      <w:proofErr w:type="gramEnd"/>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Company’s </w:t>
      </w:r>
      <w:proofErr w:type="gramStart"/>
      <w:r w:rsidRPr="006B2013">
        <w:rPr>
          <w:sz w:val="22"/>
        </w:rPr>
        <w:t>bankruptcy;</w:t>
      </w:r>
      <w:proofErr w:type="gramEnd"/>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unanimous decision of the Members to dissolve the </w:t>
      </w:r>
      <w:proofErr w:type="gramStart"/>
      <w:r w:rsidRPr="006B2013">
        <w:rPr>
          <w:sz w:val="22"/>
        </w:rPr>
        <w:t>Company;</w:t>
      </w:r>
      <w:proofErr w:type="gramEnd"/>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cessation to exist as a legal entity of the sole remaining </w:t>
      </w:r>
      <w:proofErr w:type="gramStart"/>
      <w:r w:rsidRPr="006B2013">
        <w:rPr>
          <w:sz w:val="22"/>
        </w:rPr>
        <w:t>Member;</w:t>
      </w:r>
      <w:proofErr w:type="gramEnd"/>
    </w:p>
    <w:p w14:paraId="6AA4CA93" w14:textId="54B9508E" w:rsidR="001F6CD0" w:rsidRPr="006B2013" w:rsidRDefault="00E4676D" w:rsidP="007A3BE0">
      <w:pPr>
        <w:pStyle w:val="Heading3"/>
        <w:keepNext w:val="0"/>
        <w:keepLines w:val="0"/>
        <w:widowControl w:val="0"/>
        <w:numPr>
          <w:ilvl w:val="2"/>
          <w:numId w:val="10"/>
        </w:numPr>
        <w:rPr>
          <w:sz w:val="22"/>
        </w:rPr>
      </w:pPr>
      <w:proofErr w:type="gramStart"/>
      <w:r w:rsidRPr="006B2013">
        <w:rPr>
          <w:color w:val="0070C0"/>
          <w:sz w:val="22"/>
        </w:rPr>
        <w:t>it</w:t>
      </w:r>
      <w:proofErr w:type="gramEnd"/>
      <w:r w:rsidRPr="006B2013">
        <w:rPr>
          <w:color w:val="0070C0"/>
          <w:sz w:val="22"/>
        </w:rPr>
        <w:t xml:space="preserve">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color w:val="0070C0"/>
          <w:sz w:val="22"/>
        </w:rPr>
        <w:t xml:space="preserve">The Company will dissolve if required by North Carolina law, through automatic </w:t>
      </w:r>
      <w:r w:rsidRPr="006B2013">
        <w:rPr>
          <w:color w:val="0070C0"/>
          <w:sz w:val="22"/>
        </w:rPr>
        <w:lastRenderedPageBreak/>
        <w:t>legal action, or by a court order</w:t>
      </w:r>
      <w:r w:rsidR="00074A22" w:rsidRPr="006B2013">
        <w:rPr>
          <w:color w:val="0070C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u w:val="single"/>
        </w:rPr>
        <w:t>Winding Up.</w:t>
      </w:r>
      <w:r w:rsidR="006B45C4">
        <w:t xml:space="preserve"> </w:t>
      </w:r>
      <w:r w:rsidR="008F6F53" w:rsidRPr="008F6F53">
        <w:rPr>
          <w:color w:val="0070C0"/>
        </w:rPr>
        <w:t>After dissolution, the Manager(s)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color w:val="0070C0"/>
          <w:sz w:val="22"/>
        </w:rPr>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color w:val="0070C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color w:val="0070C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color w:val="0070C0"/>
          <w:sz w:val="22"/>
        </w:rPr>
        <w:t>Fifth, any remaining assets are distributed to Members based on their percentage 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sidRPr="00DA1C54">
        <w:rPr>
          <w:b/>
          <w:bCs w:val="0"/>
          <w:u w:val="single"/>
          <w:strike w:val="true"/>
        </w:rPr>
        <w:t>Restriction Against Prohibited Transactions.</w:t>
      </w:r>
      <w:r w:rsidRPr="00184709">
        <w:rPr>
          <w:strike w:val="true"/>
        </w:rPr>
        <w:t xml:space="preserve">  </w:t>
      </w:r>
      <w:r w:rsidR="00B73534" w:rsidRPr="00B73534">
        <w:rPr>
          <w:b/>
          <w:bCs w:val="0"/>
          <w:color w:val="0070C0"/>
          <w:strike w:val="true"/>
        </w:rPr>
        <w:t>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strike w:val="true"/>
        </w:rPr>
        <w:t>Unrelated Business Taxable Income and Unrelated Debt Financed Income</w:t>
      </w:r>
      <w:r w:rsidRPr="00DA1C54">
        <w:rPr>
          <w:b/>
          <w:bCs w:val="0"/>
          <w:strike w:val="true"/>
        </w:rPr>
        <w:t>.</w:t>
      </w:r>
      <w:r w:rsidR="00BE1A74" w:rsidRPr="00DA1C54">
        <w:rPr>
          <w:b/>
          <w:bCs w:val="0"/>
          <w:strike w:val="true"/>
        </w:rPr>
        <w:t xml:space="preserve"> </w:t>
      </w:r>
      <w:r w:rsidR="00B40C28" w:rsidRPr="00B40C28">
        <w:rPr>
          <w:b/>
          <w:bCs w:val="0"/>
          <w:color w:val="0070C0"/>
          <w:strike w:val="true"/>
        </w:rPr>
        <w:t xml:space="preserve">Members acknowledge that IRAs, ESAs, and HSAs are subject to tax on Unrelated Business Taxable Income (UBTI) and Unrelated Debt-Financed Income (UDFI) under IRC §§511–514. Because the Company is a pass-through entity, this income passes </w:t>
      </w:r>
      <w:proofErr w:type="gramStart"/>
      <w:r w:rsidR="00B40C28" w:rsidRPr="00B40C28">
        <w:rPr>
          <w:b/>
          <w:bCs w:val="0"/>
          <w:color w:val="0070C0"/>
          <w:strike w:val="true"/>
        </w:rPr>
        <w:t>directly</w:t>
      </w:r>
      <w:proofErr w:type="gramEnd"/>
      <w:r w:rsidR="00B40C28" w:rsidRPr="00B40C28">
        <w:rPr>
          <w:b/>
          <w:bCs w:val="0"/>
          <w:color w:val="0070C0"/>
          <w:strike w:val="true"/>
        </w:rPr>
        <w:t xml:space="preserve"> to the Members. The Manager must provide the necessary details for Members to file IRS Form 990-T and, where allowed under Section 7.4, make distributions to cover the resulting tax liabilities.</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strike w:val="true"/>
        </w:rPr>
        <w:lastRenderedPageBreak/>
        <w:t>Annual Valuations</w:t>
      </w:r>
      <w:r w:rsidRPr="00184709">
        <w:rPr>
          <w:strike w:val="true"/>
        </w:rPr>
        <w:t xml:space="preserve">.  </w:t>
      </w:r>
      <w:r w:rsidR="005913DB" w:rsidRPr="005913DB">
        <w:rPr>
          <w:b/>
          <w:bCs w:val="0"/>
          <w:color w:val="0070C0"/>
          <w:strike w:val="true"/>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sidRPr="00822F49">
        <w:rPr>
          <w:b/>
          <w:bCs w:val="0"/>
          <w:u w:val="single"/>
        </w:rPr>
        <w:t>Manager(s)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u w:val="single"/>
          <w:strike w:val="true"/>
        </w:rPr>
        <w:t>Borrowing Money.</w:t>
      </w:r>
      <w:r w:rsidRPr="00822F49">
        <w:rPr>
          <w:b/>
          <w:bCs w:val="0"/>
          <w:strike w:val="true"/>
        </w:rPr>
        <w:t xml:space="preserve">  </w:t>
      </w:r>
      <w:r w:rsidR="001F575A" w:rsidRPr="001F575A">
        <w:rPr>
          <w:b/>
          <w:bCs w:val="0"/>
          <w:color w:val="0070C0"/>
          <w:strike w:val="true"/>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r w:rsidRPr="00822F49">
        <w:rPr>
          <w:b/>
          <w:bCs w:val="0"/>
          <w:u w:val="single"/>
          <w:strike w:val="true"/>
        </w:rPr>
        <w:t>Required Minimum Distributions.</w:t>
      </w:r>
      <w:r w:rsidRPr="00822F49">
        <w:rPr>
          <w:b/>
          <w:bCs w:val="0"/>
          <w:strike w:val="true"/>
        </w:rPr>
        <w:t xml:space="preserve">  </w:t>
      </w:r>
      <w:proofErr w:type="gramStart"/>
      <w:r w:rsidR="001334E6" w:rsidRPr="005E2A4A">
        <w:rPr>
          <w:b/>
          <w:bCs w:val="0"/>
          <w:color w:val="FF0000"/>
          <w:strike w:val="true"/>
        </w:rPr>
        <w:t>( I</w:t>
      </w:r>
      <w:proofErr w:type="gramEnd"/>
      <w:r w:rsidR="001334E6" w:rsidRPr="005E2A4A">
        <w:rPr>
          <w:b/>
          <w:bCs w:val="0"/>
          <w:color w:val="FF0000"/>
          <w:strike w:val="true"/>
        </w:rPr>
        <w:t xml:space="preserve"> would rather </w:t>
      </w:r>
      <w:r w:rsidR="005E2A4A" w:rsidRPr="005E2A4A">
        <w:rPr>
          <w:b/>
          <w:bCs w:val="0"/>
          <w:color w:val="FF0000"/>
          <w:strike w:val="true"/>
        </w:rPr>
        <w:t xml:space="preserve">prohibit accounts that require </w:t>
      </w:r>
      <w:commentRangeStart w:id="4"/>
      <w:r w:rsidR="005E2A4A" w:rsidRPr="005E2A4A">
        <w:rPr>
          <w:b/>
          <w:bCs w:val="0"/>
          <w:color w:val="FF0000"/>
          <w:strike w:val="true"/>
        </w:rPr>
        <w:t>RMD</w:t>
      </w:r>
      <w:commentRangeEnd w:id="4"/>
      <w:r w:rsidR="00E6752E">
        <w:rPr>
          <w:rStyle w:val="CommentReference"/>
          <w:rFonts w:eastAsiaTheme="minorEastAsia" w:cstheme="minorBidi"/>
          <w:bCs w:val="0"/>
          <w:color w:val="auto"/>
          <w:strike w:val="true"/>
        </w:rPr>
        <w:commentReference w:id="4"/>
      </w:r>
      <w:r w:rsidR="005E2A4A" w:rsidRPr="005E2A4A">
        <w:rPr>
          <w:b/>
          <w:bCs w:val="0"/>
          <w:color w:val="FF0000"/>
          <w:strike w:val="true"/>
        </w:rPr>
        <w:t xml:space="preserve">) </w:t>
      </w:r>
      <w:r w:rsidR="001334E6" w:rsidRPr="001334E6">
        <w:rPr>
          <w:b/>
          <w:bCs w:val="0"/>
          <w:color w:val="0070C0"/>
          <w:strike w:val="true"/>
        </w:rPr>
        <w:t>If an IRA Member’s Account Holder is subject to required minimum distributions (RMDs), they must either rely on other IRAs or ensure enough cash is available in their IRA to meet those RMDs. The Company cannot guarantee that its distributions will align with RMD timing.</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color w:val="auto"/>
          <w:u w:val="single"/>
        </w:rPr>
        <w:t>Miscellaneous</w:t>
      </w:r>
    </w:p>
    <w:p w14:paraId="04C2A865" w14:textId="268D8CDE" w:rsidR="001F6CD0" w:rsidRPr="00184709" w:rsidRDefault="00791C6B" w:rsidP="007A3BE0">
      <w:pPr>
        <w:pStyle w:val="Heading2"/>
        <w:keepNext w:val="0"/>
        <w:keepLines w:val="0"/>
        <w:widowControl w:val="0"/>
        <w:numPr>
          <w:ilvl w:val="1"/>
          <w:numId w:val="10"/>
        </w:numPr>
      </w:pPr>
      <w:r w:rsidRPr="00822F49">
        <w:rPr>
          <w:b/>
          <w:bCs w:val="0"/>
          <w:u w:val="single"/>
        </w:rPr>
        <w:t>Company Seal.</w:t>
      </w:r>
      <w:r w:rsidRPr="00184709">
        <w:t xml:space="preserve">  </w:t>
      </w:r>
      <w:r w:rsidR="00681D5B" w:rsidRPr="00681D5B">
        <w:rPr>
          <w:color w:val="0070C0"/>
        </w:rPr>
        <w:t xml:space="preserve">The Company may adopt a </w:t>
      </w:r>
      <w:ins w:id="5" w:author="Jeff Watson" w:date="2025-10-31T12:48:00Z" w16du:dateUtc="2025-10-31T16:48:00Z">
        <w:r w:rsidR="00E6752E">
          <w:rPr>
            <w:color w:val="0070C0"/>
          </w:rPr>
          <w:t xml:space="preserve">corporate </w:t>
        </w:r>
      </w:ins>
      <w:r w:rsidR="00681D5B" w:rsidRPr="00681D5B">
        <w:rPr>
          <w:color w:val="0070C0"/>
        </w:rPr>
        <w:t>seal, chosen by the Manager(s). If adopted, the seal or its copy can be affixed or reproduced in any manner.</w:t>
      </w:r>
    </w:p>
    <w:p w14:paraId="3AC2DE05" w14:textId="29526627" w:rsidR="001F6CD0" w:rsidRPr="00184709" w:rsidRDefault="00791C6B" w:rsidP="007A3BE0">
      <w:pPr>
        <w:pStyle w:val="Heading2"/>
        <w:keepNext w:val="0"/>
        <w:keepLines w:val="0"/>
        <w:widowControl w:val="0"/>
        <w:numPr>
          <w:ilvl w:val="1"/>
          <w:numId w:val="10"/>
        </w:numPr>
      </w:pPr>
      <w:r w:rsidRPr="00822F49">
        <w:rPr>
          <w:b/>
          <w:bCs w:val="0"/>
          <w:u w:val="single"/>
        </w:rPr>
        <w:t>Gender and Number</w:t>
      </w:r>
      <w:r w:rsidRPr="00184709">
        <w:t xml:space="preserve">.  </w:t>
      </w:r>
      <w:r w:rsidR="000E1A28" w:rsidRPr="000E1A28">
        <w:rPr>
          <w:color w:val="0070C0"/>
        </w:rPr>
        <w:t>Words in this Agreement apply to all genders and both singular and plural forms, depending on the context.</w:t>
      </w:r>
    </w:p>
    <w:p w14:paraId="60CC298D" w14:textId="77798F82" w:rsidR="001F6CD0" w:rsidRPr="00184709" w:rsidRDefault="00791C6B" w:rsidP="007A3BE0">
      <w:pPr>
        <w:pStyle w:val="Heading2"/>
        <w:keepNext w:val="0"/>
        <w:keepLines w:val="0"/>
        <w:widowControl w:val="0"/>
        <w:numPr>
          <w:ilvl w:val="1"/>
          <w:numId w:val="10"/>
        </w:numPr>
      </w:pPr>
      <w:r w:rsidRPr="00822F49">
        <w:rPr>
          <w:b/>
          <w:bCs w:val="0"/>
          <w:u w:val="single"/>
        </w:rPr>
        <w:t>Articles and other Headings.</w:t>
      </w:r>
      <w:r w:rsidRPr="00184709">
        <w:t xml:space="preserve">  </w:t>
      </w:r>
      <w:r w:rsidR="00801615" w:rsidRPr="00801615">
        <w:rPr>
          <w:color w:val="0070C0"/>
        </w:rPr>
        <w:t>Headings in this Agreement are for reference only and do not affect its meaning or interpretation.</w:t>
      </w:r>
    </w:p>
    <w:p w14:paraId="1362E7DB" w14:textId="02A9AC52" w:rsidR="001F6CD0" w:rsidRPr="00184709" w:rsidRDefault="00791C6B" w:rsidP="007A3BE0">
      <w:pPr>
        <w:pStyle w:val="Heading2"/>
        <w:keepNext w:val="0"/>
        <w:keepLines w:val="0"/>
        <w:widowControl w:val="0"/>
        <w:numPr>
          <w:ilvl w:val="1"/>
          <w:numId w:val="10"/>
        </w:numPr>
      </w:pPr>
      <w:r w:rsidRPr="00822F49">
        <w:rPr>
          <w:b/>
          <w:bCs w:val="0"/>
          <w:u w:val="single"/>
        </w:rPr>
        <w:t>Confidentiality</w:t>
      </w:r>
      <w:r w:rsidRPr="00184709">
        <w:t xml:space="preserve">.  </w:t>
      </w:r>
      <w:r w:rsidR="007967A1" w:rsidRPr="007967A1">
        <w:rPr>
          <w:color w:val="0070C0"/>
        </w:rPr>
        <w:t>All Company operations and relationships involving Members, clients, agents, or employees are private. These matters must not be discussed with third parties, except as required by law.</w:t>
      </w:r>
    </w:p>
    <w:p w14:paraId="54658A09" w14:textId="6BB557DE" w:rsidR="001F6CD0" w:rsidRPr="00B01B5C" w:rsidRDefault="00791C6B" w:rsidP="007A3BE0">
      <w:pPr>
        <w:pStyle w:val="Heading2"/>
        <w:keepNext w:val="0"/>
        <w:keepLines w:val="0"/>
        <w:widowControl w:val="0"/>
        <w:numPr>
          <w:ilvl w:val="1"/>
          <w:numId w:val="10"/>
        </w:numPr>
        <w:rPr>
          <w:color w:val="0070C0"/>
        </w:rPr>
      </w:pPr>
      <w:r w:rsidRPr="00707D19">
        <w:rPr>
          <w:b/>
          <w:bCs w:val="0"/>
          <w:u w:val="single"/>
        </w:rPr>
        <w:t>Binding</w:t>
      </w:r>
      <w:r w:rsidRPr="00184709">
        <w:t xml:space="preserve">.  </w:t>
      </w:r>
      <w:r w:rsidR="00373B4D" w:rsidRPr="00373B4D">
        <w:rPr>
          <w:color w:val="0070C0"/>
        </w:rPr>
        <w:t xml:space="preserve">This Agreement is legally binding on the parties and </w:t>
      </w:r>
      <w:ins w:id="6" w:author="Jeff Watson" w:date="2025-10-31T12:49:00Z" w16du:dateUtc="2025-10-31T16:49:00Z">
        <w:r w:rsidR="00E6752E">
          <w:rPr>
            <w:color w:val="0070C0"/>
          </w:rPr>
          <w:t xml:space="preserve">the account </w:t>
        </w:r>
        <w:proofErr w:type="gramStart"/>
        <w:r w:rsidR="00E6752E">
          <w:rPr>
            <w:color w:val="0070C0"/>
          </w:rPr>
          <w:t>holders;</w:t>
        </w:r>
        <w:proofErr w:type="gramEnd"/>
        <w:r w:rsidR="00E6752E">
          <w:rPr>
            <w:color w:val="0070C0"/>
          </w:rPr>
          <w:t xml:space="preserve"> </w:t>
        </w:r>
      </w:ins>
      <w:r w:rsidR="00373B4D" w:rsidRPr="00373B4D">
        <w:rPr>
          <w:color w:val="0070C0"/>
        </w:rPr>
        <w:t>their heirs, legal representatives, successors, and assigns.</w:t>
      </w:r>
    </w:p>
    <w:p w14:paraId="566D4E10" w14:textId="1E8B37E3" w:rsidR="001F6CD0" w:rsidRPr="00184709" w:rsidRDefault="00791C6B" w:rsidP="007A3BE0">
      <w:pPr>
        <w:pStyle w:val="Heading2"/>
        <w:keepNext w:val="0"/>
        <w:keepLines w:val="0"/>
        <w:widowControl w:val="0"/>
        <w:numPr>
          <w:ilvl w:val="1"/>
          <w:numId w:val="10"/>
        </w:numPr>
      </w:pPr>
      <w:r w:rsidRPr="00707D19">
        <w:rPr>
          <w:b/>
          <w:bCs w:val="0"/>
          <w:u w:val="single"/>
        </w:rPr>
        <w:t>Choice of Law and Venue.</w:t>
      </w:r>
      <w:r w:rsidRPr="00184709">
        <w:t xml:space="preserve">  </w:t>
      </w:r>
      <w:r w:rsidR="00A12F42" w:rsidRPr="00A12F42">
        <w:rPr>
          <w:color w:val="0070C0"/>
        </w:rPr>
        <w:t>This Agreement is governed by North Carolina law, and any legal disputes must be resolved in Wake County courts.</w:t>
      </w:r>
    </w:p>
    <w:p w14:paraId="3A58B100" w14:textId="382B02FB" w:rsidR="001F6CD0" w:rsidRPr="00184709" w:rsidRDefault="00791C6B" w:rsidP="007A3BE0">
      <w:pPr>
        <w:pStyle w:val="Heading2"/>
        <w:keepNext w:val="0"/>
        <w:keepLines w:val="0"/>
        <w:widowControl w:val="0"/>
        <w:numPr>
          <w:ilvl w:val="1"/>
          <w:numId w:val="10"/>
        </w:numPr>
      </w:pPr>
      <w:r w:rsidRPr="00707D19">
        <w:rPr>
          <w:b/>
          <w:bCs w:val="0"/>
          <w:u w:val="single"/>
        </w:rPr>
        <w:t>Invalid Provisions.</w:t>
      </w:r>
      <w:r w:rsidRPr="00184709">
        <w:t xml:space="preserve">  </w:t>
      </w:r>
      <w:r w:rsidR="00AA327B" w:rsidRPr="00AA327B">
        <w:rPr>
          <w:color w:val="0070C0"/>
        </w:rPr>
        <w:t>If any part of this Agreement is found unenforceable, the rest remains valid and in effect as much as possible.</w:t>
      </w:r>
    </w:p>
    <w:p w14:paraId="778B2A22" w14:textId="4F7CE52F" w:rsidR="001F6CD0" w:rsidRPr="00184709" w:rsidRDefault="00791C6B" w:rsidP="007A3BE0">
      <w:pPr>
        <w:pStyle w:val="Heading2"/>
        <w:keepNext w:val="0"/>
        <w:keepLines w:val="0"/>
        <w:widowControl w:val="0"/>
        <w:numPr>
          <w:ilvl w:val="1"/>
          <w:numId w:val="10"/>
        </w:numPr>
      </w:pPr>
      <w:r w:rsidRPr="00707D19">
        <w:rPr>
          <w:b/>
          <w:bCs w:val="0"/>
          <w:u w:val="single"/>
        </w:rPr>
        <w:t>Complete Understanding.</w:t>
      </w:r>
      <w:r w:rsidRPr="00184709">
        <w:t xml:space="preserve">  </w:t>
      </w:r>
      <w:r w:rsidR="008832E7" w:rsidRPr="008832E7">
        <w:rPr>
          <w:color w:val="0070C0"/>
        </w:rPr>
        <w:t xml:space="preserve">This Agreement represents the entire understanding among </w:t>
      </w:r>
      <w:r w:rsidR="008832E7" w:rsidRPr="008832E7">
        <w:rPr>
          <w:color w:val="0070C0"/>
        </w:rPr>
        <w:lastRenderedPageBreak/>
        <w:t>the Members. Any prior agreements—oral or written—are merged into or voided by this document.</w:t>
      </w:r>
    </w:p>
    <w:p w14:paraId="30DC5217" w14:textId="5D7C8E06" w:rsidR="001F6CD0" w:rsidRPr="00184709" w:rsidRDefault="00791C6B" w:rsidP="007A3BE0">
      <w:pPr>
        <w:pStyle w:val="Heading2"/>
        <w:keepNext w:val="0"/>
        <w:keepLines w:val="0"/>
        <w:widowControl w:val="0"/>
        <w:numPr>
          <w:ilvl w:val="1"/>
          <w:numId w:val="10"/>
        </w:numPr>
      </w:pPr>
      <w:r w:rsidRPr="00707D19">
        <w:rPr>
          <w:b/>
          <w:bCs w:val="0"/>
          <w:u w:val="single"/>
        </w:rPr>
        <w:t>No Third-Party Beneficiary</w:t>
      </w:r>
      <w:r w:rsidRPr="00184709">
        <w:t xml:space="preserve">.  </w:t>
      </w:r>
      <w:r w:rsidR="00B83922" w:rsidRPr="00B83922">
        <w:rPr>
          <w:color w:val="0070C0"/>
        </w:rPr>
        <w:t>Only the Members and their successors or assigns have rights under this Agreement. No one else can claim benefits from it.</w:t>
      </w:r>
    </w:p>
    <w:p w14:paraId="1F467736" w14:textId="4A8668F3" w:rsidR="00187D51" w:rsidRDefault="00791C6B" w:rsidP="007A3BE0">
      <w:pPr>
        <w:pStyle w:val="Heading2"/>
        <w:keepNext w:val="0"/>
        <w:keepLines w:val="0"/>
        <w:widowControl w:val="0"/>
        <w:numPr>
          <w:ilvl w:val="1"/>
          <w:numId w:val="10"/>
        </w:numPr>
      </w:pPr>
      <w:r w:rsidRPr="00707D19">
        <w:rPr>
          <w:b/>
          <w:bCs w:val="0"/>
          <w:u w:val="single"/>
        </w:rPr>
        <w:t>Reliance on Authority of Person Signing Operating Agreement</w:t>
      </w:r>
      <w:r w:rsidRPr="00184709">
        <w:t xml:space="preserve">.  </w:t>
      </w:r>
      <w:r w:rsidRPr="00791C6B">
        <w:rPr>
          <w:color w:val="0070C0"/>
        </w:rPr>
        <w:t xml:space="preserve">If a </w:t>
      </w:r>
      <w:proofErr w:type="gramStart"/>
      <w:r w:rsidRPr="00791C6B">
        <w:rPr>
          <w:color w:val="0070C0"/>
        </w:rPr>
        <w:t>Member</w:t>
      </w:r>
      <w:proofErr w:type="gramEnd"/>
      <w:r w:rsidRPr="00791C6B">
        <w:rPr>
          <w:color w:val="0070C0"/>
        </w:rPr>
        <w:t xml:space="preserve">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br w:type="page"/>
      </w:r>
    </w:p>
    <w:p w14:paraId="0A957E77" w14:textId="3FFC372D" w:rsidR="001F6CD0" w:rsidRPr="00707D19" w:rsidRDefault="00791C6B" w:rsidP="00893549">
      <w:pPr>
        <w:pStyle w:val="Heading1"/>
        <w:rPr>
          <w:color w:val="4F81BD" w:themeColor="accent1"/>
        </w:rPr>
      </w:pPr>
      <w:r w:rsidRPr="00707D19">
        <w:lastRenderedPageBreak/>
        <w:t>CERTIFICATION</w:t>
      </w:r>
    </w:p>
    <w:p>
      <w:pPr>
        <w:pStyle w:val="Heading1"/>
        <w:rPr>
          <w:color w:val="4F81BD" w:themeColor="accent1"/>
        </w:rPr>
      </w:pPr>
      <w:r>
        <w:rPr>
          <w:color w:val="C00000"/>
        </w:rPr>
        <w:t xml:space="preserve">THE UNDERSIGNED, being the sole Member and all Manager(s) of the Company, hereby evidence their adoption and ratification of this Amended and Restated Operating Agreement for and on behalf of themselves and the Company, effective June ____, 2025.</w:t>
      </w:r>
    </w:p>
    <w:p>
      <w:pPr>
        <w:pStyle w:val="Heading1"/>
        <w:rPr>
          <w:color w:val="4F81BD" w:themeColor="accent1"/>
        </w:rPr>
      </w:pPr>
      <w:r>
        <w:rPr>
          <w:color w:val="C00000"/>
        </w:rPr>
        <w:t xml:space="preserve"/>
      </w:r>
    </w:p>
    <w:p>
      <w:pPr>
        <w:pStyle w:val="Heading1"/>
        <w:rPr>
          <w:color w:val="4F81BD" w:themeColor="accent1"/>
        </w:rPr>
      </w:pPr>
      <w:r>
        <w:rPr>
          <w:color w:val="C00000"/>
        </w:rPr>
        <w:t xml:space="preserve">SOLE MEMBER:</w:t>
      </w:r>
    </w:p>
    <w:p>
      <w:pPr>
        <w:pStyle w:val="Heading1"/>
        <w:rPr>
          <w:color w:val="4F81BD" w:themeColor="accent1"/>
        </w:rPr>
      </w:pPr>
      <w:r>
        <w:rPr>
          <w:color w:val="C00000"/>
        </w:rPr>
        <w:t xml:space="preserve">Browning Family Revocable Trust</w:t>
      </w:r>
    </w:p>
    <w:p>
      <w:pPr>
        <w:pStyle w:val="Heading1"/>
        <w:rPr>
          <w:color w:val="4F81BD" w:themeColor="accent1"/>
        </w:rPr>
      </w:pPr>
      <w:r>
        <w:rPr>
          <w:color w:val="C00000"/>
        </w:rPr>
        <w:t xml:space="preserve"/>
      </w:r>
    </w:p>
    <w:p>
      <w:pPr>
        <w:pStyle w:val="Heading1"/>
        <w:rPr>
          <w:color w:val="4F81BD" w:themeColor="accent1"/>
        </w:rPr>
      </w:pPr>
      <w:r>
        <w:rPr>
          <w:color w:val="C00000"/>
        </w:rPr>
        <w:t xml:space="preserve">By: ____________________________________</w:t>
      </w:r>
    </w:p>
    <w:p>
      <w:pPr>
        <w:pStyle w:val="Heading1"/>
        <w:rPr>
          <w:color w:val="4F81BD" w:themeColor="accent1"/>
        </w:rPr>
      </w:pPr>
      <w:r>
        <w:rPr>
          <w:color w:val="C00000"/>
        </w:rPr>
        <w:t xml:space="preserve">Wesley Dale Browning, Co-Trustee</w:t>
      </w:r>
    </w:p>
    <w:p>
      <w:pPr>
        <w:pStyle w:val="Heading1"/>
        <w:rPr>
          <w:color w:val="4F81BD" w:themeColor="accent1"/>
        </w:rPr>
      </w:pPr>
      <w:r>
        <w:rPr>
          <w:color w:val="C00000"/>
        </w:rPr>
        <w:t xml:space="preserve"/>
      </w:r>
    </w:p>
    <w:p>
      <w:pPr>
        <w:pStyle w:val="Heading1"/>
        <w:rPr>
          <w:color w:val="4F81BD" w:themeColor="accent1"/>
        </w:rPr>
      </w:pPr>
      <w:r>
        <w:rPr>
          <w:color w:val="C00000"/>
        </w:rPr>
        <w:t xml:space="preserve">By: ____________________________________</w:t>
      </w:r>
    </w:p>
    <w:p>
      <w:pPr>
        <w:pStyle w:val="Heading1"/>
        <w:rPr>
          <w:color w:val="4F81BD" w:themeColor="accent1"/>
        </w:rPr>
      </w:pPr>
      <w:r>
        <w:rPr>
          <w:color w:val="C00000"/>
        </w:rPr>
        <w:t xml:space="preserve">Jeanette Wilson Hollinger, Co-Trustee</w:t>
      </w:r>
    </w:p>
    <w:p>
      <w:pPr>
        <w:pStyle w:val="Heading1"/>
        <w:rPr>
          <w:color w:val="4F81BD" w:themeColor="accent1"/>
        </w:rPr>
        <w:pageBreakBefore/>
      </w:pPr>
      <w:r>
        <w:rPr>
          <w:color w:val="C00000"/>
        </w:rPr>
        <w:t xml:space="preserve">MANAGER(S):</w:t>
      </w:r>
    </w:p>
    <w:p>
      <w:pPr>
        <w:pStyle w:val="Heading1"/>
        <w:rPr>
          <w:color w:val="4F81BD" w:themeColor="accent1"/>
        </w:rPr>
      </w:pPr>
      <w:r>
        <w:rPr>
          <w:color w:val="C00000"/>
        </w:rPr>
        <w:t xml:space="preserve"/>
      </w:r>
    </w:p>
    <w:p>
      <w:pPr>
        <w:pStyle w:val="Heading1"/>
        <w:rPr>
          <w:color w:val="4F81BD" w:themeColor="accent1"/>
        </w:rPr>
      </w:pPr>
      <w:r>
        <w:rPr>
          <w:color w:val="C00000"/>
        </w:rPr>
        <w:t xml:space="preserve">Wesley Dale Browning, Manager</w:t>
      </w:r>
    </w:p>
    <w:p>
      <w:pPr>
        <w:pStyle w:val="Heading1"/>
        <w:rPr>
          <w:color w:val="4F81BD" w:themeColor="accent1"/>
        </w:rPr>
      </w:pPr>
      <w:r>
        <w:rPr>
          <w:color w:val="C00000"/>
        </w:rPr>
        <w:t xml:space="preserve"/>
      </w:r>
    </w:p>
    <w:p>
      <w:pPr>
        <w:pStyle w:val="Heading1"/>
        <w:rPr>
          <w:color w:val="4F81BD" w:themeColor="accent1"/>
        </w:rPr>
      </w:pPr>
      <w:r>
        <w:rPr>
          <w:color w:val="C00000"/>
        </w:rPr>
        <w:t xml:space="preserve">By: ____________________________________</w:t>
      </w:r>
    </w:p>
    <w:p>
      <w:pPr>
        <w:pStyle w:val="Heading1"/>
        <w:rPr>
          <w:color w:val="4F81BD" w:themeColor="accent1"/>
        </w:rPr>
      </w:pPr>
      <w:r>
        <w:rPr>
          <w:color w:val="C00000"/>
        </w:rPr>
        <w:t xml:space="preserve">Wesley Dale Browning</w:t>
      </w:r>
    </w:p>
    <w:p>
      <w:pPr>
        <w:pStyle w:val="Heading1"/>
        <w:rPr>
          <w:color w:val="4F81BD" w:themeColor="accent1"/>
        </w:rPr>
      </w:pPr>
      <w:r>
        <w:rPr>
          <w:color w:val="C00000"/>
        </w:rPr>
        <w:t xml:space="preserve"/>
      </w:r>
    </w:p>
    <w:p>
      <w:pPr>
        <w:pStyle w:val="Heading1"/>
        <w:rPr>
          <w:color w:val="4F81BD" w:themeColor="accent1"/>
        </w:rPr>
      </w:pPr>
      <w:r>
        <w:rPr>
          <w:color w:val="C00000"/>
        </w:rPr>
        <w:t xml:space="preserve">Jeanette Wilson Hollinger, Manager</w:t>
      </w:r>
    </w:p>
    <w:p>
      <w:pPr>
        <w:pStyle w:val="Heading1"/>
        <w:rPr>
          <w:color w:val="4F81BD" w:themeColor="accent1"/>
        </w:rPr>
      </w:pPr>
      <w:r>
        <w:rPr>
          <w:color w:val="C00000"/>
        </w:rPr>
        <w:t xml:space="preserve"/>
      </w:r>
    </w:p>
    <w:p>
      <w:pPr>
        <w:pStyle w:val="Heading1"/>
        <w:rPr>
          <w:color w:val="4F81BD" w:themeColor="accent1"/>
        </w:rPr>
      </w:pPr>
      <w:r>
        <w:rPr>
          <w:color w:val="C00000"/>
        </w:rPr>
        <w:t xml:space="preserve">By: ____________________________________</w:t>
      </w:r>
    </w:p>
    <w:p>
      <w:pPr>
        <w:pStyle w:val="Heading1"/>
        <w:rPr>
          <w:color w:val="4F81BD" w:themeColor="accent1"/>
        </w:rPr>
      </w:pPr>
      <w:r>
        <w:rPr>
          <w:color w:val="C00000"/>
        </w:rPr>
        <w:t xml:space="preserve">Jeanette Wilson Hollinger</w:t>
      </w:r>
    </w:p>
    <w:p>
      <w:pPr>
        <w:pStyle w:val="Heading1"/>
        <w:rPr>
          <w:color w:val="4F81BD" w:themeColor="accent1"/>
        </w:rPr>
      </w:pPr>
      <w:r>
        <w:rPr>
          <w:color w:val="C00000"/>
        </w:rPr>
        <w:t xml:space="preserve"/>
      </w:r>
    </w:p>
    <w:p>
      <w:pPr>
        <w:pStyle w:val="Heading1"/>
        <w:rPr>
          <w:color w:val="4F81BD" w:themeColor="accent1"/>
        </w:rPr>
      </w:pPr>
      <w:r>
        <w:rPr>
          <w:color w:val="C00000"/>
        </w:rPr>
        <w:t xml:space="preserve">Investment Services LLC, Manager</w:t>
      </w:r>
    </w:p>
    <w:p>
      <w:pPr>
        <w:pStyle w:val="Heading1"/>
        <w:rPr>
          <w:color w:val="4F81BD" w:themeColor="accent1"/>
        </w:rPr>
      </w:pPr>
      <w:r>
        <w:rPr>
          <w:color w:val="C00000"/>
        </w:rPr>
        <w:t xml:space="preserve"/>
      </w:r>
    </w:p>
    <w:p>
      <w:pPr>
        <w:pStyle w:val="Heading1"/>
        <w:rPr>
          <w:color w:val="4F81BD" w:themeColor="accent1"/>
        </w:rPr>
      </w:pPr>
      <w:r>
        <w:rPr>
          <w:color w:val="C00000"/>
        </w:rPr>
        <w:t xml:space="preserve">By: ____________________________________</w:t>
      </w:r>
    </w:p>
    <w:p>
      <w:pPr>
        <w:pStyle w:val="Heading1"/>
        <w:rPr>
          <w:color w:val="4F81BD" w:themeColor="accent1"/>
        </w:rPr>
      </w:pPr>
      <w:r>
        <w:rPr>
          <w:color w:val="C00000"/>
        </w:rPr>
        <w:t xml:space="preserve">Name: Wesley Dale Browning</w:t>
      </w:r>
    </w:p>
    <w:p>
      <w:pPr>
        <w:pStyle w:val="Heading1"/>
        <w:rPr>
          <w:color w:val="4F81BD" w:themeColor="accent1"/>
        </w:rPr>
      </w:pPr>
      <w:r>
        <w:rPr>
          <w:color w:val="C00000"/>
        </w:rPr>
        <w:t xml:space="preserve">Title: Authorized Representative</w:t>
      </w:r>
    </w:p>
    <w:p w14:paraId="24215D3F" w14:textId="77777777" w:rsidR="001F6CD0" w:rsidRPr="00184709" w:rsidRDefault="00791C6B" w:rsidP="00893549">
      <w:pPr>
        <w:pStyle w:val="Heading1"/>
        <w:keepNext w:val="0"/>
        <w:keepLines w:val="0"/>
        <w:widowControl w:val="0"/>
        <w:jc w:val="both"/>
        <w:rPr>
          <w:b w:val="0"/>
          <w:bCs w:val="0"/>
          <w:color w:val="auto"/>
        </w:rPr>
      </w:pPr>
      <w:r w:rsidRPr="00184709">
        <w:rPr>
          <w:b w:val="0"/>
          <w:bCs w:val="0"/>
          <w:color w:val="auto"/>
          <w:strike w:val="true"/>
        </w:rPr>
        <w:t xml:space="preserve">THE UNDERSIGNED, being </w:t>
      </w:r>
      <w:proofErr w:type="gramStart"/>
      <w:r w:rsidRPr="00184709">
        <w:rPr>
          <w:b w:val="0"/>
          <w:bCs w:val="0"/>
          <w:color w:val="auto"/>
          <w:strike w:val="true"/>
        </w:rPr>
        <w:t>all of</w:t>
      </w:r>
      <w:proofErr w:type="gramEnd"/>
      <w:r w:rsidRPr="00184709">
        <w:rPr>
          <w:b w:val="0"/>
          <w:bCs w:val="0"/>
          <w:color w:val="auto"/>
          <w:strike w:val="true"/>
        </w:rPr>
        <w:t xml:space="preserve"> the Members and Manager(s) of the Company, hereby evidence their adoption and ratification of this Amended and Restated Operating Agreement for and on </w:t>
      </w:r>
      <w:proofErr w:type="gramStart"/>
      <w:r w:rsidRPr="00184709">
        <w:rPr>
          <w:b w:val="0"/>
          <w:bCs w:val="0"/>
          <w:color w:val="auto"/>
          <w:strike w:val="true"/>
        </w:rPr>
        <w:t>the behalf</w:t>
      </w:r>
      <w:proofErr w:type="gramEnd"/>
      <w:r w:rsidRPr="00184709">
        <w:rPr>
          <w:b w:val="0"/>
          <w:bCs w:val="0"/>
          <w:color w:val="auto"/>
          <w:strike w:val="true"/>
        </w:rPr>
        <w:t xml:space="preserve"> of themselves and the Company, effective </w:t>
      </w:r>
      <w:proofErr w:type="gramStart"/>
      <w:r w:rsidRPr="00184709">
        <w:rPr>
          <w:b w:val="0"/>
          <w:bCs w:val="0"/>
          <w:color w:val="auto"/>
          <w:strike w:val="true"/>
        </w:rPr>
        <w:t>June __</w:t>
      </w:r>
      <w:proofErr w:type="gramEnd"/>
      <w:r w:rsidRPr="00184709">
        <w:rPr>
          <w:b w:val="0"/>
          <w:bCs w:val="0"/>
          <w:color w:val="auto"/>
          <w:strike w:val="true"/>
        </w:rPr>
        <w:t>__, 2025.</w:t>
      </w:r>
    </w:p>
    <w:p w14:paraId="6BC6FED5" w14:textId="77777777" w:rsidR="000D6CD6" w:rsidRDefault="000D6CD6" w:rsidP="00093DFD">
      <w:pPr>
        <w:pStyle w:val="Heading1"/>
        <w:keepNext w:val="0"/>
        <w:keepLines w:val="0"/>
        <w:widowControl w:val="0"/>
        <w:spacing w:before="0"/>
        <w:jc w:val="both"/>
        <w:rPr>
          <w:b w:val="0"/>
          <w:bCs w:val="0"/>
          <w:color w:val="auto"/>
        </w:rPr>
      </w:pPr>
    </w:p>
    <w:p w14:paraId="1E7E38C7" w14:textId="6D33E01E"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strike w:val="true"/>
        </w:rPr>
        <w:t xml:space="preserve">Heritage IRA, FBO Wesley Dale Browning </w:t>
      </w:r>
      <w:proofErr w:type="gramStart"/>
      <w:r w:rsidR="005B00DB" w:rsidRPr="000B439E">
        <w:rPr>
          <w:color w:val="auto"/>
          <w:sz w:val="22"/>
          <w:szCs w:val="22"/>
          <w:strike w:val="true"/>
        </w:rPr>
        <w:t>HSA</w:t>
      </w:r>
      <w:r w:rsidR="00CE6AC9" w:rsidRPr="000B439E">
        <w:rPr>
          <w:color w:val="auto"/>
          <w:sz w:val="22"/>
          <w:szCs w:val="22"/>
          <w:strike w:val="true"/>
        </w:rPr>
        <w:t xml:space="preserve"> </w:t>
      </w:r>
      <w:r w:rsidR="005B00DB" w:rsidRPr="000B439E">
        <w:rPr>
          <w:color w:val="auto"/>
          <w:sz w:val="22"/>
          <w:szCs w:val="22"/>
          <w:strike w:val="true"/>
        </w:rPr>
        <w:t xml:space="preserve"> </w:t>
      </w:r>
      <w:r w:rsidRPr="000B439E">
        <w:rPr>
          <w:color w:val="auto"/>
          <w:sz w:val="22"/>
          <w:szCs w:val="22"/>
          <w:u w:val="single"/>
          <w:strike w:val="true"/>
        </w:rPr>
        <w:t>#</w:t>
      </w:r>
      <w:proofErr w:type="gramEnd"/>
      <w:r w:rsidR="00FA58E6" w:rsidRPr="000B439E">
        <w:rPr>
          <w:color w:val="auto"/>
          <w:sz w:val="22"/>
          <w:szCs w:val="22"/>
          <w:u w:val="single"/>
          <w:strike w:val="true"/>
        </w:rPr>
        <w:t>99169956</w:t>
      </w:r>
    </w:p>
    <w:p w14:paraId="34E6CEAE" w14:textId="515567BA" w:rsidR="00962F73" w:rsidRPr="003B1E57" w:rsidRDefault="00791C6B" w:rsidP="000B439E">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strike w:val="true"/>
        </w:rPr>
        <w:t>By:</w:t>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001E3A4F" w:rsidRPr="001E3A4F">
        <w:rPr>
          <w:b w:val="0"/>
          <w:bCs w:val="0"/>
          <w:color w:val="auto"/>
          <w:sz w:val="22"/>
          <w:szCs w:val="22"/>
          <w:u w:val="single"/>
          <w:strike w:val="true"/>
        </w:rPr>
        <w:tab/>
      </w:r>
      <w:r w:rsidRPr="003B1E57">
        <w:rPr>
          <w:b w:val="0"/>
          <w:bCs w:val="0"/>
          <w:color w:val="auto"/>
          <w:sz w:val="22"/>
          <w:szCs w:val="22"/>
          <w:strike w:val="true"/>
        </w:rPr>
        <w:t>,</w:t>
      </w:r>
      <w:proofErr w:type="gramEnd"/>
      <w:r w:rsidRPr="003B1E57">
        <w:rPr>
          <w:b w:val="0"/>
          <w:bCs w:val="0"/>
          <w:color w:val="auto"/>
          <w:sz w:val="22"/>
          <w:szCs w:val="22"/>
          <w:strike w:val="true"/>
        </w:rPr>
        <w:t xml:space="preserve"> </w:t>
      </w:r>
    </w:p>
    <w:p w14:paraId="6B54F478" w14:textId="35811A9D"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as an authorized signer</w:t>
      </w:r>
    </w:p>
    <w:p w14:paraId="3533990E"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strike w:val="true"/>
        </w:rPr>
        <w:t>Read and approved for investment by:</w:t>
      </w:r>
    </w:p>
    <w:p w14:paraId="4589CA48" w14:textId="065EC62E"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28CC45C2"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Wesley Dale Browning, Accountholder</w:t>
      </w:r>
    </w:p>
    <w:p w14:paraId="36FF1CA2" w14:textId="77777777" w:rsidR="00D35722" w:rsidRPr="003B1E57" w:rsidRDefault="00D35722" w:rsidP="000B439E">
      <w:pPr>
        <w:widowControl w:val="0"/>
        <w:ind w:left="3240"/>
        <w:rPr>
          <w:sz w:val="22"/>
        </w:rPr>
      </w:pPr>
    </w:p>
    <w:p w14:paraId="0305713E" w14:textId="761F5CEA" w:rsidR="001F6CD0" w:rsidRPr="000B439E" w:rsidRDefault="00791C6B" w:rsidP="000B439E">
      <w:pPr>
        <w:pStyle w:val="Heading1"/>
        <w:keepNext w:val="0"/>
        <w:keepLines w:val="0"/>
        <w:widowControl w:val="0"/>
        <w:spacing w:before="0"/>
        <w:ind w:left="3240"/>
        <w:jc w:val="left"/>
        <w:rPr>
          <w:color w:val="auto"/>
          <w:sz w:val="22"/>
          <w:szCs w:val="22"/>
        </w:rPr>
      </w:pPr>
      <w:r w:rsidRPr="000B439E">
        <w:rPr>
          <w:color w:val="auto"/>
          <w:sz w:val="22"/>
          <w:szCs w:val="22"/>
          <w:strike w:val="true"/>
        </w:rPr>
        <w:t>Heritage IRA, FBO Wesley Dale Browning Roth</w:t>
      </w:r>
      <w:r w:rsidR="003B0DD4" w:rsidRPr="000B439E">
        <w:rPr>
          <w:color w:val="auto"/>
          <w:sz w:val="22"/>
          <w:szCs w:val="22"/>
          <w:strike w:val="true"/>
        </w:rPr>
        <w:t xml:space="preserve"> </w:t>
      </w:r>
      <w:r w:rsidRPr="000B439E">
        <w:rPr>
          <w:color w:val="auto"/>
          <w:sz w:val="22"/>
          <w:szCs w:val="22"/>
          <w:strike w:val="true"/>
        </w:rPr>
        <w:t>IRA #</w:t>
      </w:r>
      <w:r w:rsidR="0038070B" w:rsidRPr="000B439E">
        <w:rPr>
          <w:color w:val="auto"/>
          <w:sz w:val="22"/>
          <w:szCs w:val="22"/>
          <w:u w:val="single"/>
          <w:strike w:val="true"/>
        </w:rPr>
        <w:t>8870274</w:t>
      </w:r>
      <w:r w:rsidR="0038070B" w:rsidRPr="000B439E">
        <w:rPr>
          <w:rFonts w:ascii="Calibri" w:eastAsia="Calibri" w:hAnsi="Calibri" w:cs="Calibri"/>
          <w:sz w:val="24"/>
          <w:strike w:val="true"/>
        </w:rPr>
        <w:t xml:space="preserve">  </w:t>
      </w:r>
    </w:p>
    <w:p w14:paraId="7B05545F"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strike w:val="true"/>
        </w:rPr>
        <w:t>By:</w:t>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3B1E57">
        <w:rPr>
          <w:b w:val="0"/>
          <w:bCs w:val="0"/>
          <w:color w:val="auto"/>
          <w:sz w:val="22"/>
          <w:szCs w:val="22"/>
          <w:strike w:val="true"/>
        </w:rPr>
        <w:t>,</w:t>
      </w:r>
      <w:proofErr w:type="gramEnd"/>
      <w:r w:rsidRPr="003B1E57">
        <w:rPr>
          <w:b w:val="0"/>
          <w:bCs w:val="0"/>
          <w:color w:val="auto"/>
          <w:sz w:val="22"/>
          <w:szCs w:val="22"/>
          <w:strike w:val="true"/>
        </w:rPr>
        <w:t xml:space="preserve"> </w:t>
      </w:r>
    </w:p>
    <w:p w14:paraId="02D606A8" w14:textId="743CD3B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as an authorized signer</w:t>
      </w:r>
    </w:p>
    <w:p w14:paraId="67CA182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strike w:val="true"/>
        </w:rPr>
        <w:t>Read and approved for investment by:</w:t>
      </w:r>
    </w:p>
    <w:p w14:paraId="2D3A4EA1"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721B9121"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Wesley Dale Browning, Accountholder</w:t>
      </w:r>
    </w:p>
    <w:p w14:paraId="0D1AF3C9" w14:textId="77777777" w:rsidR="007D09B4" w:rsidRPr="003B1E57" w:rsidRDefault="007D09B4" w:rsidP="000B439E">
      <w:pPr>
        <w:pStyle w:val="Heading1"/>
        <w:keepNext w:val="0"/>
        <w:keepLines w:val="0"/>
        <w:widowControl w:val="0"/>
        <w:spacing w:before="0"/>
        <w:ind w:left="3240"/>
        <w:jc w:val="left"/>
        <w:rPr>
          <w:b w:val="0"/>
          <w:bCs w:val="0"/>
          <w:color w:val="auto"/>
          <w:sz w:val="22"/>
          <w:szCs w:val="22"/>
        </w:rPr>
      </w:pPr>
    </w:p>
    <w:p w14:paraId="2D28E356" w14:textId="77777777" w:rsidR="003B1E57" w:rsidRDefault="003B1E57" w:rsidP="000B439E">
      <w:pPr>
        <w:pStyle w:val="Heading1"/>
        <w:keepNext w:val="0"/>
        <w:keepLines w:val="0"/>
        <w:widowControl w:val="0"/>
        <w:spacing w:before="0"/>
        <w:ind w:left="3240"/>
        <w:jc w:val="left"/>
        <w:rPr>
          <w:b w:val="0"/>
          <w:bCs w:val="0"/>
          <w:color w:val="auto"/>
          <w:sz w:val="22"/>
          <w:szCs w:val="22"/>
        </w:rPr>
      </w:pPr>
    </w:p>
    <w:p w14:paraId="380F30F7" w14:textId="36EA740D"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strike w:val="true"/>
        </w:rPr>
        <w:t>Heritage IRA, FBO Jeanette W.</w:t>
      </w:r>
      <w:r w:rsidR="00DF5503" w:rsidRPr="000B439E">
        <w:rPr>
          <w:color w:val="auto"/>
          <w:sz w:val="22"/>
          <w:szCs w:val="22"/>
          <w:strike w:val="true"/>
        </w:rPr>
        <w:t xml:space="preserve"> Hollinger Roth </w:t>
      </w:r>
      <w:r w:rsidRPr="000B439E">
        <w:rPr>
          <w:color w:val="auto"/>
          <w:sz w:val="22"/>
          <w:szCs w:val="22"/>
          <w:strike w:val="true"/>
        </w:rPr>
        <w:t>IRA #</w:t>
      </w:r>
      <w:r w:rsidR="00BA4717" w:rsidRPr="000B439E">
        <w:rPr>
          <w:color w:val="auto"/>
          <w:sz w:val="22"/>
          <w:szCs w:val="22"/>
          <w:u w:val="single"/>
          <w:strike w:val="true"/>
        </w:rPr>
        <w:t>61077178</w:t>
      </w:r>
    </w:p>
    <w:p w14:paraId="217DB6EE"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strike w:val="true"/>
        </w:rPr>
        <w:t>By:</w:t>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1E3A4F">
        <w:rPr>
          <w:b w:val="0"/>
          <w:bCs w:val="0"/>
          <w:color w:val="auto"/>
          <w:sz w:val="22"/>
          <w:szCs w:val="22"/>
          <w:u w:val="single"/>
          <w:strike w:val="true"/>
        </w:rPr>
        <w:tab/>
      </w:r>
      <w:r w:rsidRPr="003B1E57">
        <w:rPr>
          <w:b w:val="0"/>
          <w:bCs w:val="0"/>
          <w:color w:val="auto"/>
          <w:sz w:val="22"/>
          <w:szCs w:val="22"/>
          <w:strike w:val="true"/>
        </w:rPr>
        <w:t>,</w:t>
      </w:r>
      <w:proofErr w:type="gramEnd"/>
      <w:r w:rsidRPr="003B1E57">
        <w:rPr>
          <w:b w:val="0"/>
          <w:bCs w:val="0"/>
          <w:color w:val="auto"/>
          <w:sz w:val="22"/>
          <w:szCs w:val="22"/>
          <w:strike w:val="true"/>
        </w:rPr>
        <w:t xml:space="preserve"> </w:t>
      </w:r>
    </w:p>
    <w:p w14:paraId="39D63BD0" w14:textId="1073D761"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as an authorized signer</w:t>
      </w:r>
    </w:p>
    <w:p w14:paraId="6AC16A5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strike w:val="true"/>
        </w:rPr>
        <w:t>Read and approved for investment by:</w:t>
      </w:r>
    </w:p>
    <w:p w14:paraId="522FB7C9"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1DA68F66" w14:textId="6ABAF11A" w:rsidR="00A64794"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Jeanette W.</w:t>
      </w:r>
      <w:r w:rsidR="00D460C9" w:rsidRPr="003B1E57">
        <w:rPr>
          <w:b w:val="0"/>
          <w:bCs w:val="0"/>
          <w:color w:val="auto"/>
          <w:sz w:val="22"/>
          <w:szCs w:val="22"/>
          <w:strike w:val="true"/>
        </w:rPr>
        <w:t xml:space="preserve"> Hollinger</w:t>
      </w:r>
    </w:p>
    <w:p w14:paraId="20C064C0" w14:textId="77777777" w:rsidR="00A64794" w:rsidRPr="00300C57" w:rsidRDefault="00A64794" w:rsidP="00893549">
      <w:pPr>
        <w:pStyle w:val="Heading1"/>
        <w:ind w:left="3330"/>
      </w:pPr>
      <w:r w:rsidRPr="00300C57">
        <w:br w:type="page"/>
      </w:r>
    </w:p>
    <w:p w14:paraId="19D7FE72" w14:textId="77777777" w:rsidR="001F6CD0" w:rsidRPr="00750842" w:rsidRDefault="00791C6B" w:rsidP="0064290F">
      <w:pPr>
        <w:pStyle w:val="Heading1"/>
        <w:keepNext w:val="0"/>
        <w:keepLines w:val="0"/>
        <w:widowControl w:val="0"/>
        <w:rPr>
          <w:color w:val="auto"/>
        </w:rPr>
      </w:pPr>
      <w:r w:rsidRPr="00750842">
        <w:rPr>
          <w:color w:val="auto"/>
        </w:rPr>
        <w:lastRenderedPageBreak/>
        <w:t>EXHIBIT A</w:t>
      </w:r>
    </w:p>
    <w:p>
      <w:pPr>
        <w:pStyle w:val="Heading1"/>
        <w:keepNext w:val="0"/>
        <w:keepLines w:val="0"/>
        <w:widowControl w:val="0"/>
        <w:rPr>
          <w:color w:val="auto"/>
        </w:rPr>
      </w:pPr>
      <w:r>
        <w:rPr>
          <w:color w:val="C00000"/>
        </w:rPr>
        <w:t xml:space="preserve">Member Name, Address</w:t>
      </w:r>
    </w:p>
    <w:p>
      <w:pPr>
        <w:pStyle w:val="Heading1"/>
        <w:keepNext w:val="0"/>
        <w:keepLines w:val="0"/>
        <w:widowControl w:val="0"/>
        <w:rPr>
          <w:color w:val="auto"/>
        </w:rPr>
      </w:pPr>
      <w:r>
        <w:rPr>
          <w:color w:val="C00000"/>
        </w:rPr>
        <w:t xml:space="preserve">Browning Family Revocable Trust</w:t>
      </w:r>
    </w:p>
    <w:p>
      <w:pPr>
        <w:pStyle w:val="Heading1"/>
        <w:keepNext w:val="0"/>
        <w:keepLines w:val="0"/>
        <w:widowControl w:val="0"/>
        <w:rPr>
          <w:color w:val="auto"/>
        </w:rPr>
      </w:pPr>
      <w:r>
        <w:rPr>
          <w:color w:val="C00000"/>
        </w:rPr>
        <w:t xml:space="preserve">c/o Wesley Dale Browning and Jeanette Wilson Hollinger, Co-Trustees</w:t>
      </w:r>
    </w:p>
    <w:p>
      <w:pPr>
        <w:pStyle w:val="Heading1"/>
        <w:keepNext w:val="0"/>
        <w:keepLines w:val="0"/>
        <w:widowControl w:val="0"/>
        <w:rPr>
          <w:color w:val="auto"/>
        </w:rPr>
      </w:pPr>
      <w:r>
        <w:rPr>
          <w:color w:val="C00000"/>
        </w:rPr>
        <w:t xml:space="preserve">2156 Haig Point Way</w:t>
      </w:r>
    </w:p>
    <w:p>
      <w:pPr>
        <w:pStyle w:val="Heading1"/>
        <w:keepNext w:val="0"/>
        <w:keepLines w:val="0"/>
        <w:widowControl w:val="0"/>
        <w:rPr>
          <w:color w:val="auto"/>
        </w:rPr>
      </w:pPr>
      <w:r>
        <w:rPr>
          <w:color w:val="C00000"/>
        </w:rPr>
        <w:t xml:space="preserve">Raleigh, NC 27604</w:t>
      </w:r>
    </w:p>
    <w:p>
      <w:pPr>
        <w:pStyle w:val="Heading1"/>
        <w:keepNext w:val="0"/>
        <w:keepLines w:val="0"/>
        <w:widowControl w:val="0"/>
        <w:rPr>
          <w:color w:val="auto"/>
        </w:rPr>
      </w:pPr>
      <w:r>
        <w:rPr>
          <w:color w:val="C00000"/>
        </w:rPr>
        <w:t xml:space="preserve"/>
      </w:r>
    </w:p>
    <w:p>
      <w:pPr>
        <w:pStyle w:val="Heading1"/>
        <w:keepNext w:val="0"/>
        <w:keepLines w:val="0"/>
        <w:widowControl w:val="0"/>
        <w:rPr>
          <w:color w:val="auto"/>
        </w:rPr>
      </w:pPr>
      <w:r>
        <w:rPr>
          <w:color w:val="C00000"/>
        </w:rPr>
        <w:t xml:space="preserve">Membership Units</w:t>
      </w:r>
    </w:p>
    <w:p>
      <w:pPr>
        <w:pStyle w:val="Heading1"/>
        <w:keepNext w:val="0"/>
        <w:keepLines w:val="0"/>
        <w:widowControl w:val="0"/>
        <w:rPr>
          <w:color w:val="auto"/>
        </w:rPr>
      </w:pPr>
      <w:r>
        <w:rPr>
          <w:color w:val="C00000"/>
        </w:rPr>
        <w:t xml:space="preserve">100 Membership Units</w:t>
      </w:r>
    </w:p>
    <w:p>
      <w:pPr>
        <w:pStyle w:val="Heading1"/>
        <w:keepNext w:val="0"/>
        <w:keepLines w:val="0"/>
        <w:widowControl w:val="0"/>
        <w:rPr>
          <w:color w:val="auto"/>
        </w:rPr>
      </w:pPr>
      <w:r>
        <w:rPr>
          <w:color w:val="C00000"/>
        </w:rPr>
        <w:t xml:space="preserve"/>
      </w:r>
    </w:p>
    <w:p>
      <w:pPr>
        <w:pStyle w:val="Heading1"/>
        <w:keepNext w:val="0"/>
        <w:keepLines w:val="0"/>
        <w:widowControl w:val="0"/>
        <w:rPr>
          <w:color w:val="auto"/>
        </w:rPr>
      </w:pPr>
      <w:r>
        <w:rPr>
          <w:color w:val="C00000"/>
        </w:rPr>
        <w:t xml:space="preserve">Percentage Interest</w:t>
      </w:r>
    </w:p>
    <w:p>
      <w:pPr>
        <w:pStyle w:val="Heading1"/>
        <w:keepNext w:val="0"/>
        <w:keepLines w:val="0"/>
        <w:widowControl w:val="0"/>
        <w:rPr>
          <w:color w:val="auto"/>
        </w:rPr>
      </w:pPr>
      <w:r>
        <w:rPr>
          <w:color w:val="C00000"/>
        </w:rPr>
        <w:t xml:space="preserve">100%</w:t>
      </w:r>
    </w:p>
    <w:p>
      <w:pPr>
        <w:pStyle w:val="Heading1"/>
        <w:keepNext w:val="0"/>
        <w:keepLines w:val="0"/>
        <w:widowControl w:val="0"/>
        <w:rPr>
          <w:color w:val="auto"/>
        </w:rPr>
      </w:pPr>
      <w:r>
        <w:rPr>
          <w:color w:val="C00000"/>
        </w:rPr>
        <w:t xml:space="preserve"/>
      </w:r>
    </w:p>
    <w:p>
      <w:pPr>
        <w:pStyle w:val="Heading1"/>
        <w:keepNext w:val="0"/>
        <w:keepLines w:val="0"/>
        <w:widowControl w:val="0"/>
        <w:rPr>
          <w:color w:val="auto"/>
        </w:rPr>
      </w:pPr>
      <w:r>
        <w:rPr>
          <w:color w:val="C00000"/>
        </w:rPr>
        <w:t xml:space="preserve">Voting / Signing Authority</w:t>
      </w:r>
    </w:p>
    <w:p>
      <w:pPr>
        <w:pStyle w:val="Heading1"/>
        <w:keepNext w:val="0"/>
        <w:keepLines w:val="0"/>
        <w:widowControl w:val="0"/>
        <w:rPr>
          <w:color w:val="auto"/>
        </w:rPr>
      </w:pPr>
      <w:r>
        <w:rPr>
          <w:color w:val="C00000"/>
        </w:rPr>
        <w:t xml:space="preserve">Wesley Dale Browning and Jeanette Wilson Hollinger, Co-Trustees</w:t>
      </w:r>
    </w:p>
    <w:tbl>
      <w:tblPr>
        <w:tblStyle w:val="TableGrid0"/>
        <w:tblW w:w="5401" w:type="dxa"/>
        <w:tblInd w:w="1800" w:type="dxa"/>
        <w:tblCellMar>
          <w:top w:w="53" w:type="dxa"/>
          <w:left w:w="108" w:type="dxa"/>
          <w:right w:w="77" w:type="dxa"/>
        </w:tblCellMar>
        <w:tblLook w:val="04A0" w:firstRow="1" w:lastRow="0" w:firstColumn="1" w:lastColumn="0" w:noHBand="0" w:noVBand="1"/>
      </w:tblPr>
      <w:tblGrid>
        <w:gridCol w:w="3734"/>
        <w:gridCol w:w="1667"/>
      </w:tblGrid>
      <w:tr w:rsidR="00303046" w14:paraId="0BAD88D6" w14:textId="77777777" w:rsidTr="00610492">
        <w:trPr>
          <w:trHeight w:val="598"/>
        </w:trPr>
        <w:tc>
          <w:tcPr>
            <w:tcW w:w="4068" w:type="dxa"/>
            <w:tcBorders>
              <w:top w:val="single" w:sz="4" w:space="0" w:color="000000"/>
              <w:left w:val="single" w:sz="4" w:space="0" w:color="000000"/>
              <w:bottom w:val="single" w:sz="4" w:space="0" w:color="000000"/>
              <w:right w:val="single" w:sz="4" w:space="0" w:color="000000"/>
            </w:tcBorders>
            <w:vAlign w:val="center"/>
          </w:tcPr>
          <w:p w14:paraId="6EBCB4BC"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strike w:val="true"/>
              </w:rPr>
              <w:t>Member Name, Address</w:t>
            </w:r>
            <w:r w:rsidRPr="00300C57">
              <w:rPr>
                <w:rFonts w:ascii="Calibri" w:eastAsia="Calibri" w:hAnsi="Calibri" w:cs="Calibri"/>
                <w:szCs w:val="24"/>
                <w:strike w:val="true"/>
              </w:rPr>
              <w:t xml:space="preserve"> </w:t>
            </w:r>
          </w:p>
        </w:tc>
        <w:tc>
          <w:tcPr>
            <w:tcW w:w="1333" w:type="dxa"/>
            <w:tcBorders>
              <w:top w:val="single" w:sz="4" w:space="0" w:color="000000"/>
              <w:left w:val="single" w:sz="4" w:space="0" w:color="000000"/>
              <w:bottom w:val="single" w:sz="4" w:space="0" w:color="000000"/>
              <w:right w:val="single" w:sz="4" w:space="0" w:color="000000"/>
            </w:tcBorders>
          </w:tcPr>
          <w:p w14:paraId="586E888E"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strike w:val="true"/>
              </w:rPr>
              <w:t>Membership</w:t>
            </w:r>
            <w:r w:rsidRPr="00300C57">
              <w:rPr>
                <w:rFonts w:ascii="Calibri" w:eastAsia="Calibri" w:hAnsi="Calibri" w:cs="Calibri"/>
                <w:szCs w:val="24"/>
                <w:strike w:val="true"/>
              </w:rPr>
              <w:t xml:space="preserve"> </w:t>
            </w:r>
          </w:p>
          <w:p w14:paraId="23799DF5"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strike w:val="true"/>
              </w:rPr>
              <w:t>Units</w:t>
            </w:r>
            <w:r w:rsidRPr="00300C57">
              <w:rPr>
                <w:rFonts w:ascii="Calibri" w:eastAsia="Calibri" w:hAnsi="Calibri" w:cs="Calibri"/>
                <w:szCs w:val="24"/>
                <w:strike w:val="true"/>
              </w:rPr>
              <w:t xml:space="preserve"> </w:t>
            </w:r>
          </w:p>
        </w:tc>
      </w:tr>
      <w:tr w:rsidR="00303046" w14:paraId="56C11E94"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BEB1FAD" w14:textId="77777777" w:rsidR="001F25EC" w:rsidRDefault="00303046" w:rsidP="003F6517">
            <w:pPr>
              <w:pStyle w:val="Heading1"/>
              <w:spacing w:before="0"/>
              <w:jc w:val="left"/>
              <w:rPr>
                <w:szCs w:val="24"/>
              </w:rPr>
            </w:pPr>
            <w:r w:rsidRPr="00300C57">
              <w:rPr>
                <w:szCs w:val="24"/>
                <w:strike w:val="true"/>
              </w:rPr>
              <w:t xml:space="preserve">Heritage IRA, FBO </w:t>
            </w:r>
          </w:p>
          <w:p w14:paraId="42C255B8" w14:textId="77777777" w:rsidR="001F25EC" w:rsidRDefault="00303046" w:rsidP="003F6517">
            <w:pPr>
              <w:pStyle w:val="Heading1"/>
              <w:spacing w:before="0"/>
              <w:jc w:val="left"/>
              <w:rPr>
                <w:szCs w:val="24"/>
              </w:rPr>
            </w:pPr>
            <w:r w:rsidRPr="00300C57">
              <w:rPr>
                <w:szCs w:val="24"/>
                <w:strike w:val="true"/>
              </w:rPr>
              <w:t xml:space="preserve">Wesley Dale </w:t>
            </w:r>
            <w:r w:rsidRPr="003F6517">
              <w:rPr>
                <w:szCs w:val="24"/>
                <w:strike w:val="true"/>
              </w:rPr>
              <w:t xml:space="preserve">Browning </w:t>
            </w:r>
          </w:p>
          <w:p w14:paraId="636EEA49" w14:textId="062B35F9" w:rsidR="00303046" w:rsidRPr="009A4275" w:rsidRDefault="00303046" w:rsidP="003F6517">
            <w:pPr>
              <w:pStyle w:val="Heading1"/>
              <w:spacing w:before="0"/>
              <w:jc w:val="left"/>
              <w:rPr>
                <w:b w:val="0"/>
                <w:bCs w:val="0"/>
                <w:szCs w:val="24"/>
              </w:rPr>
            </w:pPr>
            <w:r w:rsidRPr="003F6517">
              <w:rPr>
                <w:szCs w:val="24"/>
                <w:strike w:val="true"/>
              </w:rPr>
              <w:t xml:space="preserve">HSA </w:t>
            </w:r>
            <w:r w:rsidR="009C1959" w:rsidRPr="003F6517">
              <w:rPr>
                <w:szCs w:val="24"/>
                <w:strike w:val="true"/>
              </w:rPr>
              <w:t>#99169956</w:t>
            </w:r>
          </w:p>
          <w:p w14:paraId="0F676009" w14:textId="77777777" w:rsidR="00610492" w:rsidRDefault="00610492" w:rsidP="003F6517">
            <w:pPr>
              <w:pStyle w:val="Heading1"/>
              <w:spacing w:before="0"/>
              <w:jc w:val="left"/>
              <w:rPr>
                <w:rFonts w:ascii="Calibri" w:eastAsia="Calibri" w:hAnsi="Calibri" w:cs="Calibri"/>
                <w:b w:val="0"/>
                <w:bCs w:val="0"/>
                <w:szCs w:val="24"/>
              </w:rPr>
            </w:pPr>
          </w:p>
          <w:p w14:paraId="311EDECB" w14:textId="3983C69E" w:rsidR="00303046" w:rsidRPr="009A4275" w:rsidRDefault="009A4275" w:rsidP="003F6517">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strike w:val="true"/>
              </w:rPr>
              <w:t>2156 Haig Point Way</w:t>
            </w:r>
          </w:p>
          <w:p w14:paraId="14627D25" w14:textId="6F014E51" w:rsidR="009A4275" w:rsidRPr="009A4275" w:rsidRDefault="009A4275" w:rsidP="003F6517">
            <w:r w:rsidRPr="009A4275">
              <w:rPr>
                <w:strike w:val="true"/>
              </w:rPr>
              <w:t>Raleigh, NC 27604</w:t>
            </w:r>
          </w:p>
          <w:p w14:paraId="0855D749" w14:textId="32CFC790" w:rsidR="00303046" w:rsidRDefault="00303046" w:rsidP="003F6517">
            <w:pPr>
              <w:widowControl w:val="0"/>
              <w:spacing w:line="259" w:lineRule="auto"/>
              <w:ind w:left="51"/>
            </w:pPr>
          </w:p>
          <w:p w14:paraId="6030AE36" w14:textId="0B9DA306" w:rsidR="00303046" w:rsidRPr="00B21161" w:rsidRDefault="00B21161" w:rsidP="003F6517">
            <w:pPr>
              <w:pStyle w:val="Heading1"/>
              <w:spacing w:before="0"/>
              <w:jc w:val="left"/>
              <w:rPr>
                <w:b w:val="0"/>
                <w:bCs w:val="0"/>
                <w:szCs w:val="24"/>
              </w:rPr>
            </w:pPr>
            <w:r w:rsidRPr="00B21161">
              <w:rPr>
                <w:rFonts w:ascii="Calibri" w:eastAsia="Calibri" w:hAnsi="Calibri" w:cs="Calibri"/>
                <w:b w:val="0"/>
                <w:bCs w:val="0"/>
                <w:szCs w:val="24"/>
                <w:strike w:val="true"/>
              </w:rPr>
              <w:t>Wes@</w:t>
            </w:r>
            <w:r>
              <w:rPr>
                <w:rFonts w:ascii="Calibri" w:eastAsia="Calibri" w:hAnsi="Calibri" w:cs="Calibri"/>
                <w:b w:val="0"/>
                <w:bCs w:val="0"/>
                <w:szCs w:val="24"/>
                <w:strike w:val="true"/>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46982B47" w14:textId="77777777" w:rsidR="00303046" w:rsidRPr="00300C57" w:rsidRDefault="00303046" w:rsidP="0064290F">
            <w:pPr>
              <w:pStyle w:val="Heading1"/>
              <w:spacing w:before="0"/>
              <w:rPr>
                <w:szCs w:val="24"/>
              </w:rPr>
            </w:pPr>
            <w:r w:rsidRPr="00300C57">
              <w:rPr>
                <w:rFonts w:ascii="Calibri" w:eastAsia="Calibri" w:hAnsi="Calibri" w:cs="Calibri"/>
                <w:szCs w:val="24"/>
                <w:strike w:val="true"/>
              </w:rPr>
              <w:t xml:space="preserve">7.5 units </w:t>
            </w:r>
          </w:p>
        </w:tc>
      </w:tr>
      <w:tr w:rsidR="00303046" w14:paraId="607B7E96"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442EC709" w14:textId="77777777" w:rsidR="001F25EC" w:rsidRDefault="00303046" w:rsidP="003F6517">
            <w:pPr>
              <w:pStyle w:val="Heading1"/>
              <w:spacing w:before="0"/>
              <w:jc w:val="left"/>
              <w:rPr>
                <w:szCs w:val="24"/>
              </w:rPr>
            </w:pPr>
            <w:r w:rsidRPr="00300C57">
              <w:rPr>
                <w:szCs w:val="24"/>
                <w:strike w:val="true"/>
              </w:rPr>
              <w:t xml:space="preserve">Heritage IRA, FBO </w:t>
            </w:r>
          </w:p>
          <w:p w14:paraId="14C7317A" w14:textId="77777777" w:rsidR="001F25EC" w:rsidRDefault="00303046" w:rsidP="003F6517">
            <w:pPr>
              <w:pStyle w:val="Heading1"/>
              <w:spacing w:before="0"/>
              <w:jc w:val="left"/>
              <w:rPr>
                <w:szCs w:val="24"/>
              </w:rPr>
            </w:pPr>
            <w:r w:rsidRPr="00300C57">
              <w:rPr>
                <w:szCs w:val="24"/>
                <w:strike w:val="true"/>
              </w:rPr>
              <w:t xml:space="preserve">Wesley Dale Browning </w:t>
            </w:r>
          </w:p>
          <w:p w14:paraId="3F9C633A" w14:textId="519679B0" w:rsidR="00303046" w:rsidRPr="00300C57" w:rsidRDefault="00303046" w:rsidP="003F6517">
            <w:pPr>
              <w:pStyle w:val="Heading1"/>
              <w:spacing w:before="0"/>
              <w:jc w:val="left"/>
              <w:rPr>
                <w:szCs w:val="24"/>
              </w:rPr>
            </w:pPr>
            <w:r w:rsidRPr="00300C57">
              <w:rPr>
                <w:szCs w:val="24"/>
                <w:strike w:val="true"/>
              </w:rPr>
              <w:t xml:space="preserve">Roth IRA </w:t>
            </w:r>
            <w:r w:rsidR="00B11E91" w:rsidRPr="00300C57">
              <w:rPr>
                <w:szCs w:val="24"/>
                <w:strike w:val="true"/>
              </w:rPr>
              <w:t>#</w:t>
            </w:r>
            <w:r w:rsidR="00B11E91" w:rsidRPr="00300C57">
              <w:rPr>
                <w:szCs w:val="24"/>
                <w:u w:val="single"/>
                <w:strike w:val="true"/>
              </w:rPr>
              <w:t>8870274</w:t>
            </w:r>
            <w:r w:rsidR="00B11E91" w:rsidRPr="00300C57">
              <w:rPr>
                <w:rFonts w:ascii="Calibri" w:eastAsia="Calibri" w:hAnsi="Calibri" w:cs="Calibri"/>
                <w:szCs w:val="24"/>
                <w:strike w:val="true"/>
              </w:rPr>
              <w:t xml:space="preserve"> </w:t>
            </w:r>
            <w:r w:rsidRPr="00300C57">
              <w:rPr>
                <w:rFonts w:ascii="Calibri" w:eastAsia="Calibri" w:hAnsi="Calibri" w:cs="Calibri"/>
                <w:szCs w:val="24"/>
                <w:strike w:val="true"/>
              </w:rPr>
              <w:t xml:space="preserve"> </w:t>
            </w:r>
          </w:p>
          <w:p w14:paraId="23BD037A" w14:textId="77777777" w:rsidR="00610492" w:rsidRDefault="00610492" w:rsidP="00610492">
            <w:pPr>
              <w:pStyle w:val="Heading1"/>
              <w:spacing w:before="0"/>
              <w:jc w:val="left"/>
              <w:rPr>
                <w:rFonts w:ascii="Calibri" w:eastAsia="Calibri" w:hAnsi="Calibri" w:cs="Calibri"/>
                <w:b w:val="0"/>
                <w:bCs w:val="0"/>
                <w:szCs w:val="24"/>
              </w:rPr>
            </w:pPr>
          </w:p>
          <w:p w14:paraId="18DC9A80" w14:textId="39F5BF69"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strike w:val="true"/>
              </w:rPr>
              <w:t>2156 Haig Point Way</w:t>
            </w:r>
          </w:p>
          <w:p w14:paraId="621FE668" w14:textId="77777777" w:rsidR="00610492" w:rsidRPr="009A4275" w:rsidRDefault="00610492" w:rsidP="00610492">
            <w:r w:rsidRPr="009A4275">
              <w:rPr>
                <w:strike w:val="true"/>
              </w:rPr>
              <w:t>Raleigh, NC 27604</w:t>
            </w:r>
          </w:p>
          <w:p w14:paraId="7CD70FAD" w14:textId="77777777" w:rsidR="00610492" w:rsidRDefault="00610492" w:rsidP="00610492">
            <w:pPr>
              <w:widowControl w:val="0"/>
              <w:spacing w:line="259" w:lineRule="auto"/>
              <w:ind w:left="51"/>
            </w:pPr>
          </w:p>
          <w:p w14:paraId="71A93A9F" w14:textId="61814F44" w:rsidR="00303046" w:rsidRPr="00300C57" w:rsidRDefault="00610492" w:rsidP="00610492">
            <w:pPr>
              <w:pStyle w:val="Heading1"/>
              <w:spacing w:before="0"/>
              <w:jc w:val="left"/>
              <w:rPr>
                <w:szCs w:val="24"/>
              </w:rPr>
            </w:pPr>
            <w:r w:rsidRPr="00B21161">
              <w:rPr>
                <w:rFonts w:ascii="Calibri" w:eastAsia="Calibri" w:hAnsi="Calibri" w:cs="Calibri"/>
                <w:b w:val="0"/>
                <w:bCs w:val="0"/>
                <w:szCs w:val="24"/>
                <w:strike w:val="true"/>
              </w:rPr>
              <w:t>Wes@</w:t>
            </w:r>
            <w:r>
              <w:rPr>
                <w:rFonts w:ascii="Calibri" w:eastAsia="Calibri" w:hAnsi="Calibri" w:cs="Calibri"/>
                <w:b w:val="0"/>
                <w:bCs w:val="0"/>
                <w:szCs w:val="24"/>
                <w:strike w:val="true"/>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043AD7F5" w14:textId="77777777" w:rsidR="00303046" w:rsidRPr="00300C57" w:rsidRDefault="00303046" w:rsidP="0064290F">
            <w:pPr>
              <w:pStyle w:val="Heading1"/>
              <w:spacing w:before="0"/>
              <w:rPr>
                <w:szCs w:val="24"/>
              </w:rPr>
            </w:pPr>
            <w:r w:rsidRPr="00300C57">
              <w:rPr>
                <w:rFonts w:ascii="Calibri" w:eastAsia="Calibri" w:hAnsi="Calibri" w:cs="Calibri"/>
                <w:szCs w:val="24"/>
                <w:strike w:val="true"/>
              </w:rPr>
              <w:t xml:space="preserve">37.5 units </w:t>
            </w:r>
          </w:p>
        </w:tc>
      </w:tr>
      <w:tr w:rsidR="00303046" w14:paraId="5FC1C7F0"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F21162E" w14:textId="77777777" w:rsidR="001F25EC" w:rsidRDefault="00303046" w:rsidP="003F6517">
            <w:pPr>
              <w:pStyle w:val="Heading1"/>
              <w:spacing w:before="0"/>
              <w:jc w:val="left"/>
              <w:rPr>
                <w:szCs w:val="24"/>
              </w:rPr>
            </w:pPr>
            <w:r w:rsidRPr="00300C57">
              <w:rPr>
                <w:szCs w:val="24"/>
                <w:strike w:val="true"/>
              </w:rPr>
              <w:t xml:space="preserve">Heritage IRA, FBO </w:t>
            </w:r>
          </w:p>
          <w:p w14:paraId="0DC1D973" w14:textId="77777777" w:rsidR="001F25EC" w:rsidRDefault="00303046" w:rsidP="003F6517">
            <w:pPr>
              <w:pStyle w:val="Heading1"/>
              <w:spacing w:before="0"/>
              <w:jc w:val="left"/>
              <w:rPr>
                <w:szCs w:val="24"/>
              </w:rPr>
            </w:pPr>
            <w:r w:rsidRPr="00300C57">
              <w:rPr>
                <w:szCs w:val="24"/>
                <w:strike w:val="true"/>
              </w:rPr>
              <w:t xml:space="preserve">Jeanette W. Hollinger </w:t>
            </w:r>
          </w:p>
          <w:p w14:paraId="24D31B82" w14:textId="335CE4CA" w:rsidR="00303046" w:rsidRPr="00300C57" w:rsidRDefault="00303046" w:rsidP="003F6517">
            <w:pPr>
              <w:pStyle w:val="Heading1"/>
              <w:spacing w:before="0"/>
              <w:jc w:val="left"/>
              <w:rPr>
                <w:szCs w:val="24"/>
              </w:rPr>
            </w:pPr>
            <w:r w:rsidRPr="00300C57">
              <w:rPr>
                <w:szCs w:val="24"/>
                <w:strike w:val="true"/>
              </w:rPr>
              <w:t xml:space="preserve">Roth IRA </w:t>
            </w:r>
            <w:r w:rsidR="00A7080E" w:rsidRPr="00300C57">
              <w:rPr>
                <w:szCs w:val="24"/>
                <w:strike w:val="true"/>
              </w:rPr>
              <w:t>#</w:t>
            </w:r>
            <w:r w:rsidR="00A7080E" w:rsidRPr="00300C57">
              <w:rPr>
                <w:szCs w:val="24"/>
                <w:u w:val="single"/>
                <w:strike w:val="true"/>
              </w:rPr>
              <w:t>61077178</w:t>
            </w:r>
            <w:r w:rsidRPr="00300C57">
              <w:rPr>
                <w:rFonts w:ascii="Calibri" w:eastAsia="Calibri" w:hAnsi="Calibri" w:cs="Calibri"/>
                <w:szCs w:val="24"/>
                <w:strike w:val="true"/>
              </w:rPr>
              <w:t xml:space="preserve"> </w:t>
            </w:r>
          </w:p>
          <w:p w14:paraId="678BFF6D" w14:textId="77777777" w:rsidR="00610492" w:rsidRDefault="00610492" w:rsidP="00610492">
            <w:pPr>
              <w:pStyle w:val="Heading1"/>
              <w:spacing w:before="0"/>
              <w:jc w:val="left"/>
              <w:rPr>
                <w:rFonts w:ascii="Calibri" w:eastAsia="Calibri" w:hAnsi="Calibri" w:cs="Calibri"/>
                <w:b w:val="0"/>
                <w:bCs w:val="0"/>
                <w:szCs w:val="24"/>
              </w:rPr>
            </w:pPr>
          </w:p>
          <w:p w14:paraId="5285F244" w14:textId="253B1B1D"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strike w:val="true"/>
              </w:rPr>
              <w:t>2156 Haig Point Way</w:t>
            </w:r>
          </w:p>
          <w:p w14:paraId="77AC0E2A" w14:textId="77777777" w:rsidR="00610492" w:rsidRPr="009A4275" w:rsidRDefault="00610492" w:rsidP="00610492">
            <w:r w:rsidRPr="009A4275">
              <w:rPr>
                <w:strike w:val="true"/>
              </w:rPr>
              <w:t>Raleigh, NC 27604</w:t>
            </w:r>
          </w:p>
          <w:p w14:paraId="1EA85DF1" w14:textId="77777777" w:rsidR="00610492" w:rsidRDefault="00610492" w:rsidP="00610492">
            <w:pPr>
              <w:widowControl w:val="0"/>
              <w:spacing w:line="259" w:lineRule="auto"/>
              <w:ind w:left="51"/>
            </w:pPr>
          </w:p>
          <w:p w14:paraId="43DD3A60" w14:textId="7E1CE3AD" w:rsidR="00303046" w:rsidRPr="00300C57" w:rsidRDefault="001F25EC" w:rsidP="00610492">
            <w:pPr>
              <w:pStyle w:val="Heading1"/>
              <w:spacing w:before="0"/>
              <w:jc w:val="left"/>
              <w:rPr>
                <w:szCs w:val="24"/>
              </w:rPr>
            </w:pPr>
            <w:r>
              <w:rPr>
                <w:rFonts w:ascii="Calibri" w:eastAsia="Calibri" w:hAnsi="Calibri" w:cs="Calibri"/>
                <w:b w:val="0"/>
                <w:bCs w:val="0"/>
                <w:szCs w:val="24"/>
                <w:strike w:val="true"/>
              </w:rPr>
              <w:t>Jenny</w:t>
            </w:r>
            <w:r w:rsidR="00610492" w:rsidRPr="00B21161">
              <w:rPr>
                <w:rFonts w:ascii="Calibri" w:eastAsia="Calibri" w:hAnsi="Calibri" w:cs="Calibri"/>
                <w:b w:val="0"/>
                <w:bCs w:val="0"/>
                <w:szCs w:val="24"/>
                <w:strike w:val="true"/>
              </w:rPr>
              <w:t>@</w:t>
            </w:r>
            <w:r w:rsidR="00610492">
              <w:rPr>
                <w:rFonts w:ascii="Calibri" w:eastAsia="Calibri" w:hAnsi="Calibri" w:cs="Calibri"/>
                <w:b w:val="0"/>
                <w:bCs w:val="0"/>
                <w:szCs w:val="24"/>
                <w:strike w:val="true"/>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19154341" w14:textId="77777777" w:rsidR="00303046" w:rsidRPr="00300C57" w:rsidRDefault="00303046" w:rsidP="0064290F">
            <w:pPr>
              <w:pStyle w:val="Heading1"/>
              <w:spacing w:before="0"/>
              <w:rPr>
                <w:szCs w:val="24"/>
              </w:rPr>
            </w:pPr>
            <w:r w:rsidRPr="00300C57">
              <w:rPr>
                <w:rFonts w:ascii="Calibri" w:eastAsia="Calibri" w:hAnsi="Calibri" w:cs="Calibri"/>
                <w:szCs w:val="24"/>
                <w:strike w:val="true"/>
              </w:rPr>
              <w:t xml:space="preserve">55 units </w:t>
            </w:r>
          </w:p>
        </w:tc>
      </w:tr>
      <w:tr w:rsidR="00303046" w14:paraId="11A47BA6" w14:textId="77777777" w:rsidTr="00610492">
        <w:trPr>
          <w:trHeight w:val="502"/>
        </w:trPr>
        <w:tc>
          <w:tcPr>
            <w:tcW w:w="4068" w:type="dxa"/>
            <w:tcBorders>
              <w:top w:val="single" w:sz="4" w:space="0" w:color="000000"/>
              <w:left w:val="single" w:sz="4" w:space="0" w:color="000000"/>
              <w:bottom w:val="single" w:sz="4" w:space="0" w:color="000000"/>
              <w:right w:val="single" w:sz="4" w:space="0" w:color="000000"/>
            </w:tcBorders>
          </w:tcPr>
          <w:p w14:paraId="28202C4A" w14:textId="77777777" w:rsidR="00303046" w:rsidRPr="00300C57" w:rsidRDefault="00303046" w:rsidP="003F6517">
            <w:pPr>
              <w:pStyle w:val="Heading1"/>
              <w:spacing w:before="0"/>
              <w:jc w:val="left"/>
              <w:rPr>
                <w:szCs w:val="24"/>
              </w:rPr>
            </w:pPr>
            <w:r w:rsidRPr="00300C57">
              <w:rPr>
                <w:rFonts w:ascii="Calibri" w:eastAsia="Calibri" w:hAnsi="Calibri" w:cs="Calibri"/>
                <w:szCs w:val="24"/>
                <w:strike w:val="true"/>
              </w:rPr>
              <w:t xml:space="preserve">TOTAL: </w:t>
            </w:r>
          </w:p>
        </w:tc>
        <w:tc>
          <w:tcPr>
            <w:tcW w:w="1333" w:type="dxa"/>
            <w:tcBorders>
              <w:top w:val="single" w:sz="4" w:space="0" w:color="000000"/>
              <w:left w:val="single" w:sz="4" w:space="0" w:color="000000"/>
              <w:bottom w:val="single" w:sz="4" w:space="0" w:color="000000"/>
              <w:right w:val="single" w:sz="4" w:space="0" w:color="000000"/>
            </w:tcBorders>
          </w:tcPr>
          <w:p w14:paraId="754FCE26" w14:textId="77777777" w:rsidR="00303046" w:rsidRPr="00300C57" w:rsidRDefault="00303046" w:rsidP="0064290F">
            <w:pPr>
              <w:pStyle w:val="Heading1"/>
              <w:spacing w:before="0"/>
              <w:rPr>
                <w:szCs w:val="24"/>
              </w:rPr>
            </w:pPr>
            <w:r w:rsidRPr="00300C57">
              <w:rPr>
                <w:rFonts w:ascii="Calibri" w:eastAsia="Calibri" w:hAnsi="Calibri" w:cs="Calibri"/>
                <w:szCs w:val="24"/>
                <w:strike w:val="true"/>
              </w:rPr>
              <w:t xml:space="preserve">100 units </w:t>
            </w:r>
          </w:p>
        </w:tc>
      </w:tr>
    </w:tbl>
    <w:p w14:paraId="46E8DEEB" w14:textId="77777777" w:rsidR="00303046" w:rsidRPr="00303046" w:rsidRDefault="00303046" w:rsidP="0064290F">
      <w:pPr>
        <w:widowControl w:val="0"/>
      </w:pPr>
    </w:p>
    <w:p w14:paraId="3DD7405F" w14:textId="77777777" w:rsidR="00093DFD" w:rsidRPr="00303046" w:rsidRDefault="00093DFD" w:rsidP="0064290F">
      <w:pPr>
        <w:widowControl w:val="0"/>
      </w:pPr>
    </w:p>
    <w:sectPr w:rsidR="00093DFD" w:rsidRPr="00303046" w:rsidSect="007F058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