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DRAFTING ASSUMPTIONS FOR BUY YOUR HOME, LLC: This redline draft assumes Buy Your Home, LLC is a North Carolina single-member LLC, with Browning Family Trust named as the beneficiary/beneficial ownership reference, Wesley Dale Browning serving as Manager, and the Company having elected or intending to elect S corporation tax status. Retirement-account ownership provisions from the source agreement are marked for removal because they do not apply.</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p>
    <w:p>
      <w:pPr>
        <w:widowControl w:val="0"/>
        <w:jc w:val="center"/>
        <w:rPr>
          <w:b/>
          <w:bCs/>
        </w:rPr>
      </w:pPr>
      <w:r>
        <w:rPr>
          <w:color w:val="C00000"/>
        </w:rPr>
        <w:t xml:space="preserve">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pPr>
        <w:widowControl w:val="0"/>
        <w:spacing w:after="0"/>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pPr>
        <w:widowControl w:val="0"/>
        <w:spacing w:after="0"/>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REPLACEMENT: Browning Family Trust is named as the beneficiary/beneficial ownership reference for this BYH draft. Confirm whether the trust should also be listed as the legal sole Member, and insert the trust's full legal name, date, trustee authority, and signature authority before final use.</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rPr>
          <w:strike w:val="true"/>
        </w:rPr>
        <w:t xml:space="preserve">NOW THEREFORE, in consideration of the premises and of the covenants and </w:t>
      </w:r>
      <w:r w:rsidR="00A57487">
        <w:rPr>
          <w:strike w:val="true"/>
        </w:rPr>
        <w:t>a</w:t>
      </w:r>
      <w:r>
        <w:rPr>
          <w:strike w:val="true"/>
        </w:rPr>
        <w:t>greements hereinafter set forth and for other good and valuable consideration, the receipt and adequacy of which are hereby acknowledged, the parties hereto agree to this Amended and Restated Operating Agreement of Sell Your Home, LLC.</w:t>
      </w:r>
    </w:p>
    <w:p>
      <w:pPr>
        <w:widowControl w:val="0"/>
        <w:jc w:val="both"/>
      </w:pPr>
      <w:r>
        <w:rPr>
          <w:color w:val="C00000"/>
        </w:rP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Buy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strike w:val="true"/>
        </w:rPr>
        <w:t xml:space="preserve">This Section provides </w:t>
      </w:r>
      <w:proofErr w:type="gramStart"/>
      <w:r w:rsidRPr="003D0C0A">
        <w:rPr>
          <w:szCs w:val="24"/>
          <w:strike w:val="true"/>
        </w:rPr>
        <w:t>a brief summary</w:t>
      </w:r>
      <w:proofErr w:type="gramEnd"/>
      <w:r w:rsidRPr="003D0C0A">
        <w:rPr>
          <w:szCs w:val="24"/>
          <w:strike w:val="true"/>
        </w:rPr>
        <w:t xml:space="preserve"> of each Article in the Operating Agreement for Sell Your Home, LLC. It is intended for quick reference only. For legal interpretation, consult the full Operating Agreement further down in this document.</w:t>
      </w:r>
    </w:p>
    <w:p>
      <w:pPr>
        <w:widowControl w:val="0"/>
        <w:rPr>
          <w:szCs w:val="24"/>
        </w:rPr>
      </w:pPr>
      <w:r>
        <w:rPr>
          <w:color w:val="C00000"/>
        </w:rPr>
        <w:t xml:space="preserve">This Section provides a brief summary of each Article in the Operating Agreement for Buy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pPr>
        <w:widowControl w:val="0"/>
        <w:numPr>
          <w:ilvl w:val="0"/>
          <w:numId w:val="16"/>
        </w:numPr>
        <w:spacing w:after="0"/>
        <w:rPr>
          <w:szCs w:val="24"/>
        </w:rPr>
      </w:pPr>
      <w:r>
        <w:rPr>
          <w:color w:val="C00000"/>
        </w:rPr>
        <w:t xml:space="preserve">BYH REPLACEMENT: References to Account Holders should be replaced with trustee, trust beneficiary, or other trust-authority language that matches the Browning Family Trust documents.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strike w:val="true"/>
        </w:rPr>
        <w:t>Compensation: Allowed with 75% Member approval unless the Manager is a disqualified person.</w:t>
      </w:r>
    </w:p>
    <w:p>
      <w:pPr>
        <w:widowControl w:val="0"/>
        <w:numPr>
          <w:ilvl w:val="0"/>
          <w:numId w:val="16"/>
        </w:numPr>
        <w:spacing w:after="0"/>
        <w:rPr>
          <w:szCs w:val="24"/>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pPr>
        <w:widowControl w:val="0"/>
        <w:numPr>
          <w:ilvl w:val="0"/>
          <w:numId w:val="18"/>
        </w:numPr>
        <w:spacing w:after="0"/>
        <w:rPr>
          <w:szCs w:val="24"/>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pPr>
        <w:widowControl w:val="0"/>
        <w:numPr>
          <w:ilvl w:val="0"/>
          <w:numId w:val="20"/>
        </w:numPr>
        <w:spacing w:after="0"/>
        <w:rPr>
          <w:szCs w:val="24"/>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65E24298" w14:textId="77777777" w:rsidR="00722184" w:rsidRPr="00E63AC8" w:rsidRDefault="00722184" w:rsidP="007A3BE0">
      <w:pPr>
        <w:widowControl w:val="0"/>
        <w:numPr>
          <w:ilvl w:val="0"/>
          <w:numId w:val="20"/>
        </w:numPr>
        <w:spacing w:after="0"/>
        <w:rPr>
          <w:szCs w:val="24"/>
        </w:rPr>
      </w:pPr>
      <w:r w:rsidRPr="00E63AC8">
        <w:rPr>
          <w:b/>
          <w:bCs/>
          <w:szCs w:val="24"/>
          <w:strike w:val="true"/>
        </w:rPr>
        <w:t>UBTI &amp; UDFI</w:t>
      </w:r>
      <w:r w:rsidRPr="00E63AC8">
        <w:rPr>
          <w:szCs w:val="24"/>
          <w:strike w:val="true"/>
        </w:rPr>
        <w:t>: Members are responsible for taxes on Unrelated Business or Debt-Financed Income; Manager must provide info for IRS filings.</w:t>
      </w:r>
    </w:p>
    <w:p>
      <w:pPr>
        <w:widowControl w:val="0"/>
        <w:numPr>
          <w:ilvl w:val="0"/>
          <w:numId w:val="20"/>
        </w:numPr>
        <w:spacing w:after="0"/>
        <w:rPr>
          <w:szCs w:val="24"/>
        </w:rPr>
      </w:pPr>
      <w:r>
        <w:rPr>
          <w:color w:val="C00000"/>
        </w:rPr>
        <w:t xml:space="preserve">BYH REPLACEMENT: Remove retirement-account UBTI/UDFI reporting mechanics. Use tax-reporting language appropriate for a single-member LLC with an S corporation tax election.</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strike w:val="true"/>
        </w:rPr>
        <w:t>Borrowing</w:t>
      </w:r>
      <w:r w:rsidRPr="00E63AC8">
        <w:rPr>
          <w:szCs w:val="24"/>
          <w:strike w:val="true"/>
        </w:rPr>
        <w:t xml:space="preserve">: Company can borrow for real estate only with 75% Member approval; disqualified </w:t>
      </w:r>
      <w:proofErr w:type="gramStart"/>
      <w:r w:rsidRPr="00E63AC8">
        <w:rPr>
          <w:szCs w:val="24"/>
          <w:strike w:val="true"/>
        </w:rPr>
        <w:t>persons</w:t>
      </w:r>
      <w:proofErr w:type="gramEnd"/>
      <w:r w:rsidRPr="00E63AC8">
        <w:rPr>
          <w:szCs w:val="24"/>
          <w:strike w:val="true"/>
        </w:rPr>
        <w:t xml:space="preserve"> cannot guarantee loans.</w:t>
      </w:r>
    </w:p>
    <w:p>
      <w:pPr>
        <w:widowControl w:val="0"/>
        <w:numPr>
          <w:ilvl w:val="0"/>
          <w:numId w:val="20"/>
        </w:numPr>
        <w:spacing w:after="0"/>
        <w:rPr>
          <w:szCs w:val="24"/>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pPr>
        <w:widowControl w:val="0"/>
        <w:numPr>
          <w:ilvl w:val="0"/>
          <w:numId w:val="20"/>
        </w:numPr>
        <w:spacing w:after="0"/>
        <w:rPr>
          <w:szCs w:val="24"/>
        </w:rPr>
      </w:pPr>
      <w:r>
        <w:rPr>
          <w:color w:val="C00000"/>
        </w:rPr>
        <w:t xml:space="preserve">BYH REPLACEMENT: Remove RMD language. It does not apply to the stated trust-owned BYH structure.</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SINGLE-MEMBER REPLACEMENT: Browning Family Trust is named as the beneficiary/beneficial ownership reference for the Company. Confirm whether Browning Family Trust should also be identified as the legal sole Member holding 100% of the membership interest. Because the Company is intended to be a single-member LLC, voting provisions should be simplified to sole-Member written consent or action by the trustee or other authorized trust representative.</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strike w:val="true"/>
        </w:rPr>
        <w:t>Notice and Offer.</w:t>
      </w:r>
      <w:r w:rsidR="002F3CE8" w:rsidRPr="002C7ABB">
        <w:rPr>
          <w:b/>
          <w:bCs w:val="0"/>
          <w:strike w:val="true"/>
        </w:rPr>
        <w:t xml:space="preserve"> </w:t>
      </w:r>
      <w:r w:rsidR="002F3CE8" w:rsidRPr="002F3CE8">
        <w:rPr>
          <w:color w:val="0070C0"/>
          <w:strike w:val="true"/>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strike w:val="true"/>
        </w:rPr>
        <w:t>Member</w:t>
      </w:r>
      <w:proofErr w:type="gramEnd"/>
      <w:r w:rsidR="002F3CE8" w:rsidRPr="002F3CE8">
        <w:rPr>
          <w:color w:val="0070C0"/>
          <w:strike w:val="true"/>
        </w:rPr>
        <w:t xml:space="preserve"> or an Account Holder, the Company has the right, but not the obligation, to purchase the Units within 90 days. The purchase price must be </w:t>
      </w:r>
      <w:proofErr w:type="gramStart"/>
      <w:r w:rsidR="002F3CE8" w:rsidRPr="002F3CE8">
        <w:rPr>
          <w:color w:val="0070C0"/>
          <w:strike w:val="true"/>
        </w:rPr>
        <w:t>determined</w:t>
      </w:r>
      <w:proofErr w:type="gramEnd"/>
      <w:r w:rsidR="002F3CE8" w:rsidRPr="002F3CE8">
        <w:rPr>
          <w:color w:val="0070C0"/>
          <w:strike w:val="true"/>
        </w:rPr>
        <w:t xml:space="preserve"> using the valuation methods in </w:t>
      </w:r>
      <w:r w:rsidR="002F3CE8" w:rsidRPr="002F3CE8">
        <w:rPr>
          <w:b/>
          <w:color w:val="0070C0"/>
          <w:strike w:val="true"/>
        </w:rPr>
        <w:t>Sections 3.8</w:t>
      </w:r>
      <w:r w:rsidR="002F3CE8" w:rsidRPr="002F3CE8">
        <w:rPr>
          <w:color w:val="0070C0"/>
          <w:strike w:val="true"/>
        </w:rPr>
        <w:t xml:space="preserve">, </w:t>
      </w:r>
      <w:r w:rsidR="002F3CE8" w:rsidRPr="002F3CE8">
        <w:rPr>
          <w:b/>
          <w:color w:val="0070C0"/>
          <w:strike w:val="true"/>
        </w:rPr>
        <w:t>3.9</w:t>
      </w:r>
      <w:r w:rsidR="002F3CE8" w:rsidRPr="002F3CE8">
        <w:rPr>
          <w:color w:val="0070C0"/>
          <w:strike w:val="true"/>
        </w:rPr>
        <w:t xml:space="preserve">, and </w:t>
      </w:r>
      <w:r w:rsidR="002F3CE8" w:rsidRPr="002F3CE8">
        <w:rPr>
          <w:b/>
          <w:color w:val="0070C0"/>
          <w:strike w:val="true"/>
        </w:rPr>
        <w:t>3.10</w:t>
      </w:r>
      <w:r w:rsidR="002F3CE8" w:rsidRPr="002F3CE8">
        <w:rPr>
          <w:color w:val="0070C0"/>
          <w:strike w:val="true"/>
        </w:rPr>
        <w:t>.</w:t>
      </w:r>
    </w:p>
    <w:p>
      <w:pPr>
        <w:pStyle w:val="Heading3"/>
        <w:keepNext w:val="0"/>
        <w:keepLines w:val="0"/>
        <w:widowControl w:val="0"/>
        <w:numPr>
          <w:ilvl w:val="2"/>
          <w:numId w:val="8"/>
        </w:numPr>
        <w:rPr>
          <w:b/>
          <w:bCs w:val="0"/>
          <w:u w:val="single"/>
        </w:rPr>
      </w:pPr>
      <w:r>
        <w:rPr>
          <w:color w:val="C00000"/>
        </w:rPr>
        <w:t xml:space="preserve">BYH REPLACEMENT: References to Account Holders should be replaced with trustee, trust beneficiary, or other trust-authority language that matches the Browning Family Trust documents.</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strike w:val="true"/>
        </w:rPr>
        <w:t>Buy-Sell Rights After Death or Disability of Member or Account Holder.</w:t>
      </w:r>
      <w:r w:rsidR="00535973">
        <w:rPr>
          <w:strike w:val="true"/>
        </w:rPr>
        <w:t xml:space="preserve"> </w:t>
      </w:r>
      <w:r w:rsidR="00535973" w:rsidRPr="00535973">
        <w:rPr>
          <w:color w:val="0070C0"/>
          <w:strike w:val="true"/>
        </w:rPr>
        <w:t xml:space="preserve">If a </w:t>
      </w:r>
      <w:proofErr w:type="gramStart"/>
      <w:r w:rsidR="00535973" w:rsidRPr="00535973">
        <w:rPr>
          <w:color w:val="0070C0"/>
          <w:strike w:val="true"/>
        </w:rPr>
        <w:t>Member</w:t>
      </w:r>
      <w:proofErr w:type="gramEnd"/>
      <w:r w:rsidR="00535973" w:rsidRPr="00535973">
        <w:rPr>
          <w:color w:val="0070C0"/>
          <w:strike w:val="true"/>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strike w:val="true"/>
        </w:rPr>
        <w:t>Sections 3.8</w:t>
      </w:r>
      <w:r w:rsidR="00535973" w:rsidRPr="00535973">
        <w:rPr>
          <w:color w:val="0070C0"/>
          <w:strike w:val="true"/>
        </w:rPr>
        <w:t xml:space="preserve">, </w:t>
      </w:r>
      <w:r w:rsidR="00535973" w:rsidRPr="00535973">
        <w:rPr>
          <w:b/>
          <w:color w:val="0070C0"/>
          <w:strike w:val="true"/>
        </w:rPr>
        <w:t>3.9</w:t>
      </w:r>
      <w:r w:rsidR="00535973" w:rsidRPr="00535973">
        <w:rPr>
          <w:color w:val="0070C0"/>
          <w:strike w:val="true"/>
        </w:rPr>
        <w:t xml:space="preserve">, and </w:t>
      </w:r>
      <w:r w:rsidR="00535973" w:rsidRPr="00535973">
        <w:rPr>
          <w:b/>
          <w:color w:val="0070C0"/>
          <w:strike w:val="true"/>
        </w:rPr>
        <w:t>3.10</w:t>
      </w:r>
      <w:r w:rsidR="00535973" w:rsidRPr="00535973">
        <w:rPr>
          <w:color w:val="0070C0"/>
          <w:strike w:val="true"/>
        </w:rPr>
        <w:t xml:space="preserve">, and the payment and closing must follow the terms set out in </w:t>
      </w:r>
      <w:r w:rsidR="00535973" w:rsidRPr="00535973">
        <w:rPr>
          <w:b/>
          <w:color w:val="0070C0"/>
          <w:strike w:val="true"/>
        </w:rPr>
        <w:t>Section 3.6(d)</w:t>
      </w:r>
      <w:r w:rsidR="00535973" w:rsidRPr="00535973">
        <w:rPr>
          <w:color w:val="0070C0"/>
          <w:strike w:val="true"/>
        </w:rPr>
        <w:t>.</w:t>
      </w:r>
    </w:p>
    <w:p>
      <w:pPr>
        <w:pStyle w:val="Heading2"/>
        <w:widowControl w:val="0"/>
        <w:numPr>
          <w:ilvl w:val="1"/>
          <w:numId w:val="12"/>
        </w:numPr>
        <w:rPr>
          <w:color w:val="0070C0"/>
        </w:rPr>
      </w:pPr>
      <w:r>
        <w:rPr>
          <w:color w:val="C00000"/>
        </w:rPr>
        <w:t xml:space="preserve">BYH REPLACEMENT: References to Account Holders should be replaced with trustee, trust beneficiary, or other trust-authority language that matches the Browning Family Trust documents.</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pPr>
        <w:pStyle w:val="Heading2"/>
        <w:widowControl w:val="0"/>
        <w:ind w:left="576"/>
        <w:rPr>
          <w:color w:val="0070C0"/>
        </w:rPr>
      </w:pPr>
      <w:r>
        <w:rPr>
          <w:color w:val="C00000"/>
        </w:rPr>
        <w:t xml:space="preserve">BYH REPLACEMENT: References to Account Holders should be replaced with trustee, trust beneficiary, or other trust-authority language that matches the Browning Family Trust documents.</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strike w:val="true"/>
        </w:rPr>
        <w:t xml:space="preserve">Units held in retirement or savings accounts (like IRAs, HSAs, ESAs, etc.) may be </w:t>
      </w:r>
      <w:proofErr w:type="gramStart"/>
      <w:r w:rsidRPr="002A2EAD">
        <w:rPr>
          <w:color w:val="0070C0"/>
          <w:sz w:val="22"/>
          <w:szCs w:val="22"/>
          <w:strike w:val="true"/>
        </w:rPr>
        <w:t>voted</w:t>
      </w:r>
      <w:proofErr w:type="gramEnd"/>
      <w:r w:rsidRPr="002A2EAD">
        <w:rPr>
          <w:color w:val="0070C0"/>
          <w:sz w:val="22"/>
          <w:szCs w:val="22"/>
          <w:strike w:val="true"/>
        </w:rPr>
        <w:t xml:space="preserve"> by the account holder (or the Responsible Individual for an ESA) until the Company receives notice that:</w:t>
      </w:r>
    </w:p>
    <w:p>
      <w:pPr>
        <w:pStyle w:val="Heading1"/>
        <w:widowControl w:val="0"/>
        <w:spacing w:before="0"/>
        <w:jc w:val="both"/>
        <w:rPr>
          <w:color w:val="0070C0"/>
          <w:sz w:val="22"/>
          <w:szCs w:val="22"/>
        </w:rPr>
      </w:pPr>
      <w:r>
        <w:rPr>
          <w:color w:val="C00000"/>
        </w:rPr>
        <w:t xml:space="preserve">BYH REPLACEMENT: References to Account Holders should be replaced with trustee, trust beneficiary, or other trust-authority language that matches the Browning Family Trust documents.</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pPr>
        <w:pStyle w:val="Heading1"/>
        <w:spacing w:before="0"/>
        <w:rPr>
          <w:u w:val="single"/>
        </w:rPr>
      </w:pPr>
      <w:r>
        <w:rPr>
          <w:color w:val="C00000"/>
        </w:rPr>
        <w:t xml:space="preserve">BYH MANAGER REPLACEMENT: Wesley Dale Browning is the initial Manager. The Manager has authority to manage the Company and bind the Company, subject to any limits in this Agreement and any limits imposed by the Member or by the Browning Family Trust ownership/beneficiary structure.</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pPr>
        <w:pStyle w:val="Heading1"/>
        <w:keepNext w:val="0"/>
        <w:keepLines w:val="0"/>
        <w:widowControl w:val="0"/>
        <w:jc w:val="both"/>
        <w:rPr>
          <w:color w:val="auto"/>
          <w:sz w:val="22"/>
          <w:szCs w:val="22"/>
        </w:rPr>
      </w:pPr>
      <w:r>
        <w:rPr>
          <w:color w:val="C00000"/>
        </w:rPr>
        <w:t xml:space="preserve">BYH REPLACEMENT: References to Account Holders should be replaced with trustee, trust beneficiary, or other trust-authority language that matches the Browning Family Trust documents.</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pPr>
        <w:pStyle w:val="Heading1"/>
        <w:keepNext w:val="0"/>
        <w:keepLines w:val="0"/>
        <w:widowControl w:val="0"/>
        <w:jc w:val="both"/>
        <w:rPr>
          <w:color w:val="auto"/>
          <w:sz w:val="22"/>
          <w:szCs w:val="22"/>
        </w:rPr>
      </w:pPr>
      <w:r>
        <w:rPr>
          <w:color w:val="C00000"/>
        </w:rPr>
        <w:t xml:space="preserve">BYH REPLACEMENT: References to Account Holders should be replaced with trustee, trust beneficiary, or other trust-authority language that matches the Browning Family Trust documents.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pPr>
        <w:pStyle w:val="Heading2"/>
        <w:widowControl w:val="0"/>
        <w:rPr>
          <w:b/>
          <w:bCs w:val="0"/>
          <w:color w:val="0070C0"/>
        </w:rPr>
      </w:pPr>
      <w:r>
        <w:rPr>
          <w:color w:val="C00000"/>
        </w:rPr>
        <w:t xml:space="preserve">BYH REPLACEMENT: References to Account Holders should be replaced with trustee, trust beneficiary, or other trust-authority language that matches the Browning Family Trust documents.</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pPr>
        <w:pStyle w:val="Heading1"/>
        <w:keepNext w:val="0"/>
        <w:keepLines w:val="0"/>
        <w:widowControl w:val="0"/>
        <w:jc w:val="both"/>
        <w:rPr>
          <w:color w:val="auto"/>
          <w:sz w:val="22"/>
          <w:szCs w:val="22"/>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pPr>
        <w:pStyle w:val="Heading1"/>
        <w:keepNext w:val="0"/>
        <w:keepLines w:val="0"/>
        <w:widowControl w:val="0"/>
        <w:jc w:val="both"/>
        <w:rPr>
          <w:color w:val="auto"/>
          <w:sz w:val="22"/>
          <w:szCs w:val="22"/>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pPr>
        <w:pStyle w:val="Heading2"/>
        <w:keepNext w:val="0"/>
        <w:keepLines w:val="0"/>
        <w:widowControl w:val="0"/>
        <w:numPr>
          <w:ilvl w:val="1"/>
          <w:numId w:val="10"/>
        </w:numPr>
        <w:rPr>
          <w:sz w:val="24"/>
          <w:szCs w:val="24"/>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pPr>
        <w:pStyle w:val="Heading2"/>
        <w:keepNext w:val="0"/>
        <w:keepLines w:val="0"/>
        <w:widowControl w:val="0"/>
        <w:numPr>
          <w:ilvl w:val="1"/>
          <w:numId w:val="10"/>
        </w:numPr>
      </w:pPr>
      <w:r>
        <w:rPr>
          <w:color w:val="C00000"/>
        </w:rPr>
        <w:t xml:space="preserve">BYH TAX REPLACEMENT: The Company is a limited liability company under state law and is intended to be treated as an S corporation for federal and state income tax purposes after a valid S election. The Manager must not take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pPr>
        <w:pStyle w:val="Heading2"/>
        <w:keepNext w:val="0"/>
        <w:keepLines w:val="0"/>
        <w:widowControl w:val="0"/>
        <w:numPr>
          <w:ilvl w:val="1"/>
          <w:numId w:val="10"/>
        </w:numPr>
        <w:rPr>
          <w:b/>
          <w:bCs w:val="0"/>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pPr>
        <w:pStyle w:val="Heading2"/>
        <w:keepNext w:val="0"/>
        <w:keepLines w:val="0"/>
        <w:widowControl w:val="0"/>
        <w:numPr>
          <w:ilvl w:val="1"/>
          <w:numId w:val="10"/>
        </w:numPr>
        <w:rPr>
          <w:b/>
          <w:bCs w:val="0"/>
          <w:color w:val="4F81BD" w:themeColor="accent1"/>
        </w:rPr>
      </w:pPr>
      <w:r>
        <w:rPr>
          <w:color w:val="C00000"/>
        </w:rPr>
        <w:t xml:space="preserve">BYH REPLACEMENT: Remove retirement-account UBTI/UDFI reporting mechanics. Use tax-reporting language appropriate for a single-member LLC with an S corporation tax election.</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pPr>
        <w:pStyle w:val="Heading2"/>
        <w:keepNext w:val="0"/>
        <w:keepLines w:val="0"/>
        <w:widowControl w:val="0"/>
        <w:numPr>
          <w:ilvl w:val="1"/>
          <w:numId w:val="10"/>
        </w:numPr>
        <w:rPr>
          <w:b/>
          <w:bCs w:val="0"/>
        </w:rPr>
      </w:pPr>
      <w:r>
        <w:rPr>
          <w:color w:val="C00000"/>
        </w:rPr>
        <w:t xml:space="preserve">BYH REPLACEMENT: Retirement-account prohibited-transaction restrictions do not apply on the stated facts. Replace with standard conflict-of-interest and authority limits appropriate for a trust-owned single-member LLC.</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pPr>
        <w:pStyle w:val="Heading2"/>
        <w:keepNext w:val="0"/>
        <w:keepLines w:val="0"/>
        <w:widowControl w:val="0"/>
        <w:numPr>
          <w:ilvl w:val="1"/>
          <w:numId w:val="10"/>
        </w:numPr>
        <w:rPr>
          <w:b/>
          <w:bCs w:val="0"/>
        </w:rPr>
      </w:pPr>
      <w:r>
        <w:rPr>
          <w:color w:val="C00000"/>
        </w:rPr>
        <w:t xml:space="preserve">BYH REPLACEMENT: References to Account Holders should be replaced with trustee, trust beneficiary, or other trust-authority language that matches the Browning Family Trust documents.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strike w:val="true"/>
        </w:rPr>
        <w:t>Binding</w:t>
      </w:r>
      <w:r w:rsidRPr="00184709">
        <w:rPr>
          <w:strike w:val="true"/>
        </w:rPr>
        <w:t xml:space="preserve">.  </w:t>
      </w:r>
      <w:r w:rsidR="00373B4D" w:rsidRPr="00373B4D">
        <w:rPr>
          <w:color w:val="0070C0"/>
          <w:strike w:val="true"/>
        </w:rPr>
        <w:t xml:space="preserve">This Agreement is legally binding on the parties and </w:t>
      </w:r>
      <w:ins w:id="6" w:author="Jeff Watson" w:date="2025-10-31T12:49:00Z" w16du:dateUtc="2025-10-31T16:49:00Z">
        <w:r w:rsidR="00E6752E">
          <w:rPr>
            <w:color w:val="0070C0"/>
            <w:strike w:val="true"/>
          </w:rPr>
          <w:t xml:space="preserve">the account </w:t>
        </w:r>
        <w:proofErr w:type="gramStart"/>
        <w:r w:rsidR="00E6752E">
          <w:rPr>
            <w:color w:val="0070C0"/>
            <w:strike w:val="true"/>
          </w:rPr>
          <w:t>holders;</w:t>
        </w:r>
        <w:proofErr w:type="gramEnd"/>
        <w:r w:rsidR="00E6752E">
          <w:rPr>
            <w:color w:val="0070C0"/>
            <w:strike w:val="true"/>
          </w:rPr>
          <w:t xml:space="preserve"> </w:t>
        </w:r>
      </w:ins>
      <w:r w:rsidR="00373B4D" w:rsidRPr="00373B4D">
        <w:rPr>
          <w:color w:val="0070C0"/>
          <w:strike w:val="true"/>
        </w:rPr>
        <w:t>their heirs, legal representatives, successors, and assigns.</w:t>
      </w:r>
    </w:p>
    <w:p>
      <w:pPr>
        <w:pStyle w:val="Heading2"/>
        <w:keepNext w:val="0"/>
        <w:keepLines w:val="0"/>
        <w:widowControl w:val="0"/>
        <w:numPr>
          <w:ilvl w:val="1"/>
          <w:numId w:val="10"/>
        </w:numPr>
        <w:rPr>
          <w:color w:val="0070C0"/>
        </w:rPr>
      </w:pPr>
      <w:r>
        <w:rPr>
          <w:color w:val="C00000"/>
        </w:rPr>
        <w:t xml:space="preserve">BYH REPLACEMENT: References to Account Holders should be replaced with trustee, trust beneficiary, or other trust-authority language that matches the Browning Family Trust documents.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SIGNATURE REPLACEMENT: Replace the retirement-account signature blocks with signature blocks for Browning Family Trust, as sole Member, and Wesley Dale Browning, as Manager. Confirm the trustee or authorized signer for Browning Family Trust before finalizing.</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EXHIBIT A REPLACEMENT: Exhibit A should list Browning Family Trust as the beneficiary/beneficial ownership reference and, if confirmed, as the sole Member holding 100% of the membership interest. Include the trust's full legal name, trustee or authorized representative, address, and any required tax or administrative information.</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pStyle w:val="Heading1"/>
      </w:pPr>
      <w:r>
        <w:rPr>
          <w:color w:val="C00000"/>
        </w:rPr>
        <w:t xml:space="preserve">BYH Drafting Checklist</w:t>
      </w:r>
    </w:p>
    <w:p>
      <w:r>
        <w:rPr>
          <w:color w:val="C00000"/>
        </w:rPr>
        <w:t xml:space="preserve">1. Confirm the full legal name of Browning Family Trust and who signs for it.</w:t>
      </w:r>
    </w:p>
    <w:p>
      <w:r>
        <w:rPr>
          <w:color w:val="C00000"/>
        </w:rPr>
        <w:t xml:space="preserve">2. Confirm whether Browning Family Trust is the legal Member, the beneficial owner, or both.</w:t>
      </w:r>
    </w:p>
    <w:p>
      <w:r>
        <w:rPr>
          <w:color w:val="C00000"/>
        </w:rPr>
        <w:t xml:space="preserve">3. Confirm the correct S corporation election status and effective date with CPA/tax counsel.</w:t>
      </w:r>
    </w:p>
    <w:p>
      <w:r>
        <w:rPr>
          <w:color w:val="C00000"/>
        </w:rPr>
        <w:t xml:space="preserve">4. Replace all retirement-account ownership, custodian, account-holder, prohibited-transaction, UBTI/UDFI, RMD, and retirement-account valuation provisions.</w:t>
      </w:r>
    </w:p>
    <w:p>
      <w:r>
        <w:rPr>
          <w:color w:val="C00000"/>
        </w:rPr>
        <w:t xml:space="preserve">5. Replace Exhibit A and all signature blocks before execution.</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