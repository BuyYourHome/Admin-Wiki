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This Amended and Restated Operating Agreement is entered into on this _____ day of June, 2025, by and among the persons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r w:rsidRPr="00CC6850">
        <w:rPr>
          <w:b/>
          <w:bCs/>
          <w:sz w:val="22"/>
          <w:szCs w:val="20"/>
        </w:rPr>
        <w:t>#</w:t>
      </w:r>
      <w:r w:rsidR="00A536A4" w:rsidRPr="00CC6850">
        <w:rPr>
          <w:b/>
          <w:bCs/>
          <w:sz w:val="22"/>
          <w:szCs w:val="20"/>
        </w:rPr>
        <w:t>99169956</w:t>
      </w:r>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Heritage IRA FBO Wesley Dale Browning Roth IRA #</w:t>
      </w:r>
      <w:r w:rsidR="0037362C" w:rsidRPr="00CC6850">
        <w:rPr>
          <w:b/>
          <w:bCs/>
          <w:sz w:val="22"/>
          <w:u w:val="single"/>
        </w:rPr>
        <w:t>8870274</w:t>
      </w:r>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r w:rsidR="0038070B" w:rsidRPr="00CC6850">
        <w:rPr>
          <w:b/>
          <w:bCs/>
          <w:sz w:val="22"/>
          <w:u w:val="single"/>
        </w:rPr>
        <w:t>61077178</w:t>
      </w:r>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This Section provides a brief summary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26A5F34A"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del w:id="1" w:author="Wes Will Buy Your Home" w:date="2026-06-17T13:13:00Z" w16du:dateUtc="2026-06-17T17:13:00Z">
        <w:r w:rsidR="00A7422D" w:rsidRPr="00DE3FA3" w:rsidDel="004D09BF">
          <w:rPr>
            <w:color w:val="0070C0"/>
          </w:rPr>
          <w:delText>, Jessica Santa</w:delText>
        </w:r>
        <w:r w:rsidR="001B4B31" w:rsidDel="004D09BF">
          <w:rPr>
            <w:color w:val="0070C0"/>
          </w:rPr>
          <w:delText>c</w:delText>
        </w:r>
        <w:r w:rsidR="00A7422D" w:rsidRPr="00DE3FA3" w:rsidDel="004D09BF">
          <w:rPr>
            <w:color w:val="0070C0"/>
          </w:rPr>
          <w:delText xml:space="preserve">ruz, as </w:delText>
        </w:r>
      </w:del>
      <w:ins w:id="2" w:author="Wes Will Buy Your Home" w:date="2026-06-17T13:13:00Z" w16du:dateUtc="2026-06-17T17:13:00Z">
        <w:r w:rsidR="004D09BF">
          <w:rPr>
            <w:color w:val="0070C0"/>
          </w:rPr>
          <w:t xml:space="preserve"> who will be named </w:t>
        </w:r>
      </w:ins>
      <w:del w:id="3" w:author="Wes Will Buy Your Home" w:date="2026-06-17T13:13:00Z" w16du:dateUtc="2026-06-17T17:13:00Z">
        <w:r w:rsidR="00A7422D" w:rsidRPr="00DE3FA3" w:rsidDel="004D09BF">
          <w:rPr>
            <w:color w:val="0070C0"/>
          </w:rPr>
          <w:delText xml:space="preserve">named </w:delText>
        </w:r>
      </w:del>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del w:id="4" w:author="Wes Will Buy Your Home" w:date="2026-06-17T13:14:00Z" w16du:dateUtc="2026-06-17T17:14:00Z">
        <w:r w:rsidR="00A7422D" w:rsidRPr="00DE3FA3" w:rsidDel="004D09BF">
          <w:rPr>
            <w:color w:val="0070C0"/>
          </w:rPr>
          <w:delText xml:space="preserve">She </w:delText>
        </w:r>
      </w:del>
      <w:ins w:id="5" w:author="Wes Will Buy Your Home" w:date="2026-06-17T13:14:00Z" w16du:dateUtc="2026-06-17T17:14:00Z">
        <w:r w:rsidR="004D09BF">
          <w:rPr>
            <w:color w:val="0070C0"/>
          </w:rPr>
          <w:t xml:space="preserve">The Mangager </w:t>
        </w:r>
      </w:ins>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6" w:author="Jeff Watson" w:date="2025-10-31T12:43:00Z" w16du:dateUtc="2025-10-31T16:43:00Z">
        <w:r w:rsidR="00E6752E">
          <w:rPr>
            <w:color w:val="0070C0"/>
          </w:rPr>
          <w:t xml:space="preserve">on a non recourse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7" w:author="Jeff Watson" w:date="2025-10-31T12:42:00Z" w16du:dateUtc="2025-10-31T16:42:00Z"/>
        </w:rPr>
      </w:pPr>
      <w:del w:id="8"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ins w:id="10"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11" w:author="Jeff Watson" w:date="2025-10-31T12:49:00Z" w16du:dateUtc="2025-10-31T16:49:00Z">
        <w:r w:rsidR="00E6752E">
          <w:rPr>
            <w:color w:val="0070C0"/>
          </w:rPr>
          <w:t xml:space="preserve">the account holders;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p w14:paraId="6714781B" w14:textId="77777777" w:rsidR="001F3E4B" w:rsidRDefault="00000000">
            <w:pPr>
              <w:spacing w:after="40" w:line="240" w:lineRule="auto"/>
            </w:pPr>
            <w:r>
              <w:rPr>
                <w:b/>
                <w:color w:val="008000"/>
                <w:sz w:val="18"/>
              </w:rPr>
              <w:t>Manager:</w:t>
            </w:r>
          </w:p>
          <w:p w14:paraId="175086F1" w14:textId="77777777" w:rsidR="001F3E4B" w:rsidRDefault="00000000">
            <w:pPr>
              <w:spacing w:after="0" w:line="240" w:lineRule="auto"/>
            </w:pPr>
            <w:r>
              <w:rPr>
                <w:color w:val="008000"/>
                <w:sz w:val="18"/>
              </w:rPr>
              <w:t>By: ________________________________</w:t>
            </w:r>
          </w:p>
          <w:p w14:paraId="07558AF2" w14:textId="77777777" w:rsidR="001F3E4B" w:rsidRDefault="00000000">
            <w:pPr>
              <w:spacing w:after="120" w:line="240" w:lineRule="auto"/>
            </w:pPr>
            <w:r>
              <w:rPr>
                <w:color w:val="008000"/>
                <w:sz w:val="16"/>
              </w:rPr>
              <w:t>Joshua Kennedy, Manager</w:t>
            </w:r>
          </w:p>
          <w:p w14:paraId="77C00CA6" w14:textId="77777777" w:rsidR="001F3E4B" w:rsidRDefault="001F3E4B"/>
          <w:p w14:paraId="1DB238FD" w14:textId="77777777" w:rsidR="001F3E4B" w:rsidRDefault="00000000">
            <w:r>
              <w:rPr>
                <w:b/>
                <w:color w:val="008000"/>
                <w:sz w:val="18"/>
              </w:rPr>
              <w:t>Investment Services LLC, Manager</w:t>
            </w:r>
          </w:p>
          <w:p w14:paraId="5940FEFA" w14:textId="77777777" w:rsidR="001F3E4B" w:rsidRDefault="00000000">
            <w:r>
              <w:rPr>
                <w:color w:val="008000"/>
                <w:sz w:val="18"/>
              </w:rPr>
              <w:t>By: ________________________________</w:t>
            </w:r>
          </w:p>
          <w:p w14:paraId="2D829816" w14:textId="77777777" w:rsidR="001F3E4B" w:rsidRDefault="00000000">
            <w:r>
              <w:rPr>
                <w:color w:val="008000"/>
                <w:sz w:val="16"/>
              </w:rPr>
              <w:t>Printed Name: ______________________</w:t>
            </w:r>
          </w:p>
          <w:p w14:paraId="0611409D" w14:textId="77777777" w:rsidR="001F3E4B" w:rsidRDefault="00000000">
            <w:r>
              <w:rPr>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14:paraId="32A96A3B" w14:textId="77777777" w:rsidR="001F3E4B" w:rsidRDefault="001F3E4B">
      <w:pPr>
        <w:sectPr w:rsidR="001F3E4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14:paraId="285D1C45" w14:textId="77777777" w:rsidR="001F3E4B" w:rsidRDefault="00000000">
      <w:r>
        <w:rPr>
          <w:b/>
        </w:rPr>
        <w:lastRenderedPageBreak/>
        <w:t>Drafting Legend</w:t>
      </w:r>
    </w:p>
    <w:p w14:paraId="17125DCF" w14:textId="77777777" w:rsidR="001F3E4B" w:rsidRDefault="00000000">
      <w:r>
        <w:rPr>
          <w:i/>
          <w:sz w:val="18"/>
        </w:rPr>
        <w:t>This drafting legend is not part of the Operating Agreement. It is included for review and drafting use and may be omitted from print or final signing copies.</w:t>
      </w:r>
    </w:p>
    <w:p w14:paraId="36A58067" w14:textId="77777777" w:rsidR="001F3E4B" w:rsidRDefault="00000000">
      <w:r>
        <w:rPr>
          <w:color w:val="000000"/>
          <w:sz w:val="20"/>
        </w:rPr>
        <w:t>Black text reflects original source agreement language.</w:t>
      </w:r>
    </w:p>
    <w:p w14:paraId="063BBDB9" w14:textId="77777777" w:rsidR="001F3E4B" w:rsidRDefault="00000000">
      <w:r>
        <w:rPr>
          <w:color w:val="0000FF"/>
          <w:sz w:val="20"/>
        </w:rPr>
        <w:t>Blue text reflects Wes Browning simplified draft language.</w:t>
      </w:r>
    </w:p>
    <w:p w14:paraId="3CEA0E91" w14:textId="77777777" w:rsidR="001F3E4B" w:rsidRDefault="00000000">
      <w:r>
        <w:rPr>
          <w:color w:val="FF0000"/>
          <w:sz w:val="20"/>
        </w:rPr>
        <w:t>Red text reflects Jeff Watson review edits or source redline edits.</w:t>
      </w:r>
    </w:p>
    <w:p w14:paraId="7A3D9887" w14:textId="77777777" w:rsidR="001F3E4B" w:rsidRDefault="00000000">
      <w:r>
        <w:rPr>
          <w:color w:val="008000"/>
          <w:sz w:val="20"/>
        </w:rPr>
        <w:t>Green text reflects current target-entity additions, replacements, or drafting changes made for this version.</w:t>
      </w:r>
    </w:p>
    <w:p w14:paraId="28117AAA" w14:textId="77777777" w:rsidR="001F3E4B" w:rsidRDefault="00000000">
      <w:r>
        <w:rPr>
          <w:strike/>
          <w:color w:val="000000"/>
          <w:sz w:val="20"/>
        </w:rPr>
        <w:t>Strikethrough text reflects source language proposed to be omitted or replaced in this draft.</w:t>
      </w: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