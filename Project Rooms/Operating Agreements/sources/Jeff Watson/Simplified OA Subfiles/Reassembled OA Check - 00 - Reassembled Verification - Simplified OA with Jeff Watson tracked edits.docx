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8CCB" w14:textId="77777777" w:rsidR="001F6CD0" w:rsidRPr="00CC6850" w:rsidRDefault="00791C6B" w:rsidP="00E40932">
      <w:pPr>
        <w:widowControl w:val="0"/>
        <w:jc w:val="center"/>
        <w:rPr>
          <w:b/>
          <w:bCs/>
        </w:rPr>
      </w:pPr>
      <w:r w:rsidRPr="00CC6850">
        <w:rPr>
          <w:b/>
          <w:bCs/>
        </w:rPr>
        <w:t>AMENDED AND RESTATED OPERATING AGREEMENT</w:t>
      </w:r>
    </w:p>
    <w:p w14:paraId="0F190903" w14:textId="77777777" w:rsidR="001F6CD0" w:rsidRPr="00CC6850" w:rsidRDefault="00791C6B" w:rsidP="00E40932">
      <w:pPr>
        <w:widowControl w:val="0"/>
        <w:jc w:val="center"/>
        <w:rPr>
          <w:b/>
          <w:bCs/>
        </w:rPr>
      </w:pPr>
      <w:r w:rsidRPr="00CC6850">
        <w:rPr>
          <w:b/>
          <w:bCs/>
        </w:rPr>
        <w:t>OF</w:t>
      </w:r>
    </w:p>
    <w:p w14:paraId="4E7B7395" w14:textId="77777777" w:rsidR="001F6CD0" w:rsidRPr="00CC6850" w:rsidRDefault="00791C6B" w:rsidP="00E40932">
      <w:pPr>
        <w:widowControl w:val="0"/>
        <w:jc w:val="center"/>
        <w:rPr>
          <w:b/>
          <w:bCs/>
        </w:rPr>
      </w:pPr>
      <w:r w:rsidRPr="00CC6850">
        <w:rPr>
          <w:b/>
          <w:bCs/>
        </w:rPr>
        <w:t>SELL YOUR HOME, LLC</w:t>
      </w:r>
    </w:p>
    <w:p w14:paraId="710DFD82" w14:textId="77777777" w:rsidR="001F6CD0" w:rsidRDefault="00791C6B" w:rsidP="00CC6850">
      <w:pPr>
        <w:widowControl w:val="0"/>
        <w:jc w:val="both"/>
      </w:pPr>
      <w:r>
        <w:t xml:space="preserve">This Amended and Restated Operating Agreement is entered into on this _____ day of </w:t>
      </w:r>
      <w:proofErr w:type="gramStart"/>
      <w:r>
        <w:t>June,</w:t>
      </w:r>
      <w:proofErr w:type="gramEnd"/>
      <w:r>
        <w:t xml:space="preserve"> 2025, by and among the </w:t>
      </w:r>
      <w:proofErr w:type="gramStart"/>
      <w:r>
        <w:t>persons</w:t>
      </w:r>
      <w:proofErr w:type="gramEnd"/>
      <w:r>
        <w:t xml:space="preserve"> executing this Agreement as Members, or their representatives, on the following terms and conditions.</w:t>
      </w:r>
    </w:p>
    <w:p w14:paraId="40C35106" w14:textId="6F82DDEC" w:rsidR="001F6CD0" w:rsidRDefault="00791C6B" w:rsidP="00CC6850">
      <w:pPr>
        <w:widowControl w:val="0"/>
        <w:jc w:val="both"/>
      </w:pPr>
      <w:r>
        <w:t xml:space="preserve">WHEREAS, the Company was formed pursuant to the Articles of Organization, which were filed with the North Carolina Secretary of State on </w:t>
      </w:r>
      <w:r w:rsidR="003770C3" w:rsidRPr="00CC6850">
        <w:rPr>
          <w:b/>
          <w:bCs/>
          <w:u w:val="single"/>
        </w:rPr>
        <w:t>March 03, 2019</w:t>
      </w:r>
      <w:r>
        <w:t>, which Articles remain effective to the present; and</w:t>
      </w:r>
    </w:p>
    <w:p w14:paraId="5D25C90B" w14:textId="77777777" w:rsidR="008F7F47" w:rsidRDefault="00791C6B" w:rsidP="00CC6850">
      <w:pPr>
        <w:widowControl w:val="0"/>
        <w:jc w:val="both"/>
      </w:pPr>
      <w:r>
        <w:t xml:space="preserve">WHEREAS, the Members of the Company entered into an Operating Agreement, dated_______________, and the </w:t>
      </w:r>
      <w:proofErr w:type="gramStart"/>
      <w:r>
        <w:t>persons</w:t>
      </w:r>
      <w:proofErr w:type="gramEnd"/>
      <w:r>
        <w:t xml:space="preserve"> or representatives executing this Agreement as Members now wish to amend and restate such agreement in its entirety to reflect a change in the titling and ownership of the various members, specifically: </w:t>
      </w:r>
    </w:p>
    <w:p w14:paraId="183D962E" w14:textId="77777777" w:rsidR="008F7F47" w:rsidRPr="00CC6850" w:rsidRDefault="00791C6B" w:rsidP="00CC6850">
      <w:pPr>
        <w:widowControl w:val="0"/>
        <w:spacing w:after="0"/>
        <w:jc w:val="both"/>
        <w:rPr>
          <w:sz w:val="22"/>
          <w:szCs w:val="20"/>
        </w:rPr>
      </w:pPr>
      <w:r w:rsidRPr="00CC6850">
        <w:rPr>
          <w:sz w:val="22"/>
          <w:szCs w:val="20"/>
        </w:rPr>
        <w:t xml:space="preserve">Quest Trust Company FBO Wesley Dale Browning HSA #3417971 is being replaced by </w:t>
      </w:r>
    </w:p>
    <w:p w14:paraId="27145D45" w14:textId="11B693CA" w:rsidR="00E00E5D" w:rsidRPr="00CC6850" w:rsidRDefault="00791C6B" w:rsidP="00CC6850">
      <w:pPr>
        <w:widowControl w:val="0"/>
        <w:spacing w:after="0"/>
        <w:ind w:left="576"/>
        <w:jc w:val="both"/>
        <w:rPr>
          <w:sz w:val="22"/>
          <w:szCs w:val="20"/>
        </w:rPr>
      </w:pPr>
      <w:r w:rsidRPr="00CC6850">
        <w:rPr>
          <w:sz w:val="22"/>
          <w:szCs w:val="20"/>
        </w:rPr>
        <w:t xml:space="preserve">Heritage IRA FBO Wesley Dale Browning HSA </w:t>
      </w:r>
      <w:proofErr w:type="gramStart"/>
      <w:r w:rsidRPr="00CC6850">
        <w:rPr>
          <w:b/>
          <w:bCs/>
          <w:sz w:val="22"/>
          <w:szCs w:val="20"/>
        </w:rPr>
        <w:t>#</w:t>
      </w:r>
      <w:r w:rsidR="00A536A4" w:rsidRPr="00CC6850">
        <w:rPr>
          <w:b/>
          <w:bCs/>
          <w:sz w:val="22"/>
          <w:szCs w:val="20"/>
        </w:rPr>
        <w:t>99169956</w:t>
      </w:r>
      <w:r w:rsidRPr="00CC6850">
        <w:rPr>
          <w:sz w:val="22"/>
          <w:szCs w:val="20"/>
        </w:rPr>
        <w:t>;</w:t>
      </w:r>
      <w:proofErr w:type="gramEnd"/>
      <w:r w:rsidRPr="00CC6850">
        <w:rPr>
          <w:sz w:val="22"/>
          <w:szCs w:val="20"/>
        </w:rPr>
        <w:t xml:space="preserve"> </w:t>
      </w:r>
    </w:p>
    <w:p w14:paraId="2114D080" w14:textId="77777777" w:rsidR="00E00E5D" w:rsidRPr="00CC6850" w:rsidRDefault="00791C6B" w:rsidP="00CC6850">
      <w:pPr>
        <w:widowControl w:val="0"/>
        <w:spacing w:after="0"/>
        <w:jc w:val="both"/>
        <w:rPr>
          <w:sz w:val="22"/>
          <w:szCs w:val="20"/>
        </w:rPr>
      </w:pPr>
      <w:r w:rsidRPr="00CC6850">
        <w:rPr>
          <w:sz w:val="22"/>
          <w:szCs w:val="20"/>
        </w:rPr>
        <w:t>Quest Trust Company FBO Wesley Dale Browning Roth IRA #3417921 is being replaced by</w:t>
      </w:r>
    </w:p>
    <w:p w14:paraId="533813F1" w14:textId="6BB3C3F3" w:rsidR="00E00E5D" w:rsidRPr="00CC6850" w:rsidRDefault="00791C6B" w:rsidP="00CC6850">
      <w:pPr>
        <w:widowControl w:val="0"/>
        <w:spacing w:after="0"/>
        <w:ind w:left="576"/>
        <w:jc w:val="both"/>
        <w:rPr>
          <w:sz w:val="22"/>
          <w:szCs w:val="20"/>
        </w:rPr>
      </w:pPr>
      <w:bookmarkStart w:id="0" w:name="_Hlk201300576"/>
      <w:r w:rsidRPr="00CC6850">
        <w:rPr>
          <w:sz w:val="22"/>
          <w:szCs w:val="20"/>
        </w:rPr>
        <w:t xml:space="preserve">Heritage IRA FBO Wesley Dale Browning Roth IRA </w:t>
      </w:r>
      <w:proofErr w:type="gramStart"/>
      <w:r w:rsidRPr="00CC6850">
        <w:rPr>
          <w:sz w:val="22"/>
          <w:szCs w:val="20"/>
        </w:rPr>
        <w:t>#</w:t>
      </w:r>
      <w:r w:rsidR="0037362C" w:rsidRPr="00CC6850">
        <w:rPr>
          <w:b/>
          <w:bCs/>
          <w:sz w:val="22"/>
          <w:u w:val="single"/>
        </w:rPr>
        <w:t>8870274</w:t>
      </w:r>
      <w:r w:rsidRPr="00CC6850">
        <w:rPr>
          <w:sz w:val="22"/>
          <w:szCs w:val="20"/>
        </w:rPr>
        <w:t>;</w:t>
      </w:r>
      <w:proofErr w:type="gramEnd"/>
      <w:r w:rsidRPr="00CC6850">
        <w:rPr>
          <w:sz w:val="22"/>
          <w:szCs w:val="20"/>
        </w:rPr>
        <w:t xml:space="preserve"> </w:t>
      </w:r>
    </w:p>
    <w:bookmarkEnd w:id="0"/>
    <w:p w14:paraId="7B0ACB72" w14:textId="6CEB0428" w:rsidR="00707038" w:rsidRPr="00CC6850" w:rsidRDefault="00791C6B" w:rsidP="00CC6850">
      <w:pPr>
        <w:widowControl w:val="0"/>
        <w:spacing w:after="0"/>
        <w:jc w:val="both"/>
        <w:rPr>
          <w:sz w:val="22"/>
          <w:szCs w:val="20"/>
        </w:rPr>
      </w:pPr>
      <w:r w:rsidRPr="00CC6850">
        <w:rPr>
          <w:sz w:val="22"/>
          <w:szCs w:val="20"/>
        </w:rPr>
        <w:t>Quest Trust Company FBO Jeanette W.</w:t>
      </w:r>
      <w:r w:rsidR="00D409B3" w:rsidRPr="00CC6850">
        <w:rPr>
          <w:sz w:val="22"/>
          <w:szCs w:val="20"/>
        </w:rPr>
        <w:t xml:space="preserve"> Hollinger Roth IRA</w:t>
      </w:r>
      <w:r w:rsidR="0055271F" w:rsidRPr="00CC6850">
        <w:rPr>
          <w:sz w:val="22"/>
          <w:szCs w:val="20"/>
        </w:rPr>
        <w:t xml:space="preserve"> </w:t>
      </w:r>
      <w:r w:rsidR="00D409B3" w:rsidRPr="00CC6850">
        <w:rPr>
          <w:sz w:val="22"/>
          <w:szCs w:val="20"/>
        </w:rPr>
        <w:t>#3419521</w:t>
      </w:r>
      <w:r w:rsidR="00707038" w:rsidRPr="00CC6850">
        <w:rPr>
          <w:sz w:val="22"/>
          <w:szCs w:val="20"/>
        </w:rPr>
        <w:t xml:space="preserve"> is being replaced by</w:t>
      </w:r>
    </w:p>
    <w:p w14:paraId="6FA99257" w14:textId="00D2767B" w:rsidR="00707038" w:rsidRPr="00CC6850" w:rsidRDefault="00707038" w:rsidP="00CC6850">
      <w:pPr>
        <w:widowControl w:val="0"/>
        <w:spacing w:after="0"/>
        <w:ind w:left="576"/>
        <w:jc w:val="both"/>
        <w:rPr>
          <w:sz w:val="22"/>
          <w:szCs w:val="20"/>
        </w:rPr>
      </w:pPr>
      <w:r w:rsidRPr="00CC6850">
        <w:rPr>
          <w:sz w:val="22"/>
          <w:szCs w:val="20"/>
        </w:rPr>
        <w:t xml:space="preserve">Heritage IRA FBO </w:t>
      </w:r>
      <w:r w:rsidR="00147627" w:rsidRPr="00CC6850">
        <w:rPr>
          <w:sz w:val="22"/>
          <w:szCs w:val="20"/>
        </w:rPr>
        <w:t>Jeanette W. Hollinger</w:t>
      </w:r>
      <w:r w:rsidRPr="00CC6850">
        <w:rPr>
          <w:sz w:val="22"/>
          <w:szCs w:val="20"/>
        </w:rPr>
        <w:t xml:space="preserve"> Roth IRA </w:t>
      </w:r>
      <w:proofErr w:type="gramStart"/>
      <w:r w:rsidRPr="00CC6850">
        <w:rPr>
          <w:sz w:val="22"/>
          <w:szCs w:val="20"/>
        </w:rPr>
        <w:t>#</w:t>
      </w:r>
      <w:r w:rsidR="0038070B" w:rsidRPr="00CC6850">
        <w:rPr>
          <w:b/>
          <w:bCs/>
          <w:sz w:val="22"/>
          <w:u w:val="single"/>
        </w:rPr>
        <w:t>61077178</w:t>
      </w:r>
      <w:r w:rsidRPr="00CC6850">
        <w:rPr>
          <w:sz w:val="22"/>
          <w:szCs w:val="20"/>
        </w:rPr>
        <w:t>;</w:t>
      </w:r>
      <w:proofErr w:type="gramEnd"/>
      <w:r w:rsidRPr="00CC6850">
        <w:rPr>
          <w:sz w:val="22"/>
          <w:szCs w:val="20"/>
        </w:rPr>
        <w:t xml:space="preserve"> </w:t>
      </w:r>
    </w:p>
    <w:p w14:paraId="1FBC2B94" w14:textId="77777777" w:rsidR="00E00E5D" w:rsidRPr="008F7F47" w:rsidRDefault="00E00E5D" w:rsidP="00CC6850">
      <w:pPr>
        <w:widowControl w:val="0"/>
        <w:spacing w:after="0"/>
        <w:jc w:val="both"/>
        <w:rPr>
          <w:sz w:val="22"/>
          <w:szCs w:val="20"/>
        </w:rPr>
      </w:pPr>
    </w:p>
    <w:p w14:paraId="6CB5DA3B" w14:textId="55BD6B83" w:rsidR="00FE2E7C" w:rsidRDefault="00791C6B" w:rsidP="00093DFD">
      <w:pPr>
        <w:widowControl w:val="0"/>
        <w:jc w:val="both"/>
      </w:pPr>
      <w:r>
        <w:t xml:space="preserve">NOW THEREFORE, in consideration of the premises and of the covenants and </w:t>
      </w:r>
      <w:r w:rsidR="00A57487">
        <w:t>a</w:t>
      </w:r>
      <w:r>
        <w:t>greements hereinafter set forth and for other good and valuable consideration, the receipt and adequacy of which are hereby acknowledged, the parties hereto agree to this Amended and Restated Operating Agreement of Sell Your Home, LLC.</w:t>
      </w:r>
    </w:p>
    <w:p w14:paraId="4E979CDC" w14:textId="77777777" w:rsidR="00722184" w:rsidRDefault="00722184" w:rsidP="00722184">
      <w:pPr>
        <w:pStyle w:val="Heading1"/>
        <w:keepNext w:val="0"/>
        <w:keepLines w:val="0"/>
        <w:widowControl w:val="0"/>
      </w:pPr>
      <w:r>
        <w:t>Summary of Operating Agreement Articles</w:t>
      </w:r>
    </w:p>
    <w:p w14:paraId="296983C2" w14:textId="77777777" w:rsidR="00722184" w:rsidRPr="003D0C0A" w:rsidRDefault="00722184" w:rsidP="00722184">
      <w:pPr>
        <w:widowControl w:val="0"/>
        <w:rPr>
          <w:szCs w:val="24"/>
        </w:rPr>
      </w:pPr>
      <w:r w:rsidRPr="003D0C0A">
        <w:rPr>
          <w:szCs w:val="24"/>
        </w:rPr>
        <w:t xml:space="preserve">This Section provides </w:t>
      </w:r>
      <w:proofErr w:type="gramStart"/>
      <w:r w:rsidRPr="003D0C0A">
        <w:rPr>
          <w:szCs w:val="24"/>
        </w:rPr>
        <w:t>a brief summary</w:t>
      </w:r>
      <w:proofErr w:type="gramEnd"/>
      <w:r w:rsidRPr="003D0C0A">
        <w:rPr>
          <w:szCs w:val="24"/>
        </w:rPr>
        <w:t xml:space="preserve"> of each Article in the Operating Agreement for Sell Your Home, LLC. It is intended for quick reference only. For legal interpretation, consult the full Operating Agreement further down in this document.</w:t>
      </w:r>
    </w:p>
    <w:p w14:paraId="4FF0692A" w14:textId="77777777" w:rsidR="00722184" w:rsidRPr="004C6572" w:rsidRDefault="00722184" w:rsidP="00722184">
      <w:pPr>
        <w:widowControl w:val="0"/>
        <w:rPr>
          <w:b/>
          <w:bCs/>
          <w:szCs w:val="24"/>
        </w:rPr>
      </w:pPr>
      <w:r w:rsidRPr="004C6572">
        <w:rPr>
          <w:b/>
          <w:bCs/>
          <w:szCs w:val="24"/>
        </w:rPr>
        <w:t xml:space="preserve">Article 1 – Offices and Records </w:t>
      </w:r>
    </w:p>
    <w:p w14:paraId="54FF593B" w14:textId="77777777" w:rsidR="00722184" w:rsidRPr="004C6572" w:rsidRDefault="00722184" w:rsidP="007A3BE0">
      <w:pPr>
        <w:widowControl w:val="0"/>
        <w:numPr>
          <w:ilvl w:val="0"/>
          <w:numId w:val="13"/>
        </w:numPr>
        <w:spacing w:after="0"/>
        <w:rPr>
          <w:szCs w:val="24"/>
        </w:rPr>
      </w:pPr>
      <w:r w:rsidRPr="004C6572">
        <w:rPr>
          <w:szCs w:val="24"/>
        </w:rPr>
        <w:t>The Company’s registered office and agent must be in North Carolina.</w:t>
      </w:r>
    </w:p>
    <w:p w14:paraId="630F18A1" w14:textId="77777777" w:rsidR="00722184" w:rsidRPr="004C6572" w:rsidRDefault="00722184" w:rsidP="007A3BE0">
      <w:pPr>
        <w:widowControl w:val="0"/>
        <w:numPr>
          <w:ilvl w:val="0"/>
          <w:numId w:val="13"/>
        </w:numPr>
        <w:spacing w:after="0"/>
        <w:rPr>
          <w:szCs w:val="24"/>
        </w:rPr>
      </w:pPr>
      <w:r w:rsidRPr="004C6572">
        <w:rPr>
          <w:szCs w:val="24"/>
        </w:rPr>
        <w:t>Main office: 2156 Haig Point Way, Raleigh, NC, unless changed by Manager(s).</w:t>
      </w:r>
    </w:p>
    <w:p w14:paraId="5530BD6A" w14:textId="77777777" w:rsidR="00722184" w:rsidRPr="004C6572" w:rsidRDefault="00722184" w:rsidP="007A3BE0">
      <w:pPr>
        <w:widowControl w:val="0"/>
        <w:numPr>
          <w:ilvl w:val="0"/>
          <w:numId w:val="13"/>
        </w:numPr>
        <w:spacing w:after="0"/>
        <w:rPr>
          <w:szCs w:val="24"/>
        </w:rPr>
      </w:pPr>
      <w:r w:rsidRPr="004C6572">
        <w:rPr>
          <w:szCs w:val="24"/>
        </w:rPr>
        <w:t xml:space="preserve">Additional offices </w:t>
      </w:r>
      <w:proofErr w:type="gramStart"/>
      <w:r w:rsidRPr="004C6572">
        <w:rPr>
          <w:szCs w:val="24"/>
        </w:rPr>
        <w:t>allowed</w:t>
      </w:r>
      <w:proofErr w:type="gramEnd"/>
      <w:r w:rsidRPr="004C6572">
        <w:rPr>
          <w:szCs w:val="24"/>
        </w:rPr>
        <w:t xml:space="preserve"> anywhere.</w:t>
      </w:r>
    </w:p>
    <w:p w14:paraId="49DF7F0C" w14:textId="77777777" w:rsidR="00722184" w:rsidRPr="004C6572" w:rsidRDefault="00722184" w:rsidP="007A3BE0">
      <w:pPr>
        <w:widowControl w:val="0"/>
        <w:numPr>
          <w:ilvl w:val="0"/>
          <w:numId w:val="13"/>
        </w:numPr>
        <w:spacing w:after="0"/>
        <w:rPr>
          <w:szCs w:val="24"/>
        </w:rPr>
      </w:pPr>
      <w:r w:rsidRPr="004C6572">
        <w:rPr>
          <w:szCs w:val="24"/>
        </w:rPr>
        <w:t>Accurate records (financials, meetings, membership) must be kept at the main office.</w:t>
      </w:r>
    </w:p>
    <w:p w14:paraId="1E19CCA6" w14:textId="77777777" w:rsidR="00722184" w:rsidRPr="004C6572" w:rsidRDefault="00722184" w:rsidP="007A3BE0">
      <w:pPr>
        <w:widowControl w:val="0"/>
        <w:numPr>
          <w:ilvl w:val="0"/>
          <w:numId w:val="13"/>
        </w:numPr>
        <w:spacing w:after="0"/>
        <w:rPr>
          <w:szCs w:val="24"/>
        </w:rPr>
      </w:pPr>
      <w:r w:rsidRPr="004C6572">
        <w:rPr>
          <w:szCs w:val="24"/>
        </w:rPr>
        <w:t xml:space="preserve">Members can inspect records with written </w:t>
      </w:r>
      <w:proofErr w:type="gramStart"/>
      <w:r w:rsidRPr="004C6572">
        <w:rPr>
          <w:szCs w:val="24"/>
        </w:rPr>
        <w:t>request</w:t>
      </w:r>
      <w:proofErr w:type="gramEnd"/>
      <w:r w:rsidRPr="004C6572">
        <w:rPr>
          <w:szCs w:val="24"/>
        </w:rPr>
        <w:t xml:space="preserve"> but must not misuse info.</w:t>
      </w:r>
    </w:p>
    <w:p w14:paraId="5ECCB540" w14:textId="77777777" w:rsidR="00722184" w:rsidRPr="004C6572" w:rsidRDefault="00722184" w:rsidP="007A3BE0">
      <w:pPr>
        <w:widowControl w:val="0"/>
        <w:numPr>
          <w:ilvl w:val="0"/>
          <w:numId w:val="13"/>
        </w:numPr>
        <w:spacing w:after="0"/>
        <w:rPr>
          <w:szCs w:val="24"/>
        </w:rPr>
      </w:pPr>
      <w:r w:rsidRPr="004C6572">
        <w:rPr>
          <w:szCs w:val="24"/>
        </w:rPr>
        <w:lastRenderedPageBreak/>
        <w:t>Business is limited to residential real estate investment.</w:t>
      </w:r>
    </w:p>
    <w:p w14:paraId="6E5233E3" w14:textId="77777777" w:rsidR="00722184" w:rsidRPr="004C6572" w:rsidRDefault="00722184" w:rsidP="007A3BE0">
      <w:pPr>
        <w:widowControl w:val="0"/>
        <w:numPr>
          <w:ilvl w:val="0"/>
          <w:numId w:val="13"/>
        </w:numPr>
        <w:spacing w:after="0"/>
        <w:rPr>
          <w:szCs w:val="24"/>
        </w:rPr>
      </w:pPr>
      <w:r w:rsidRPr="004C6572">
        <w:rPr>
          <w:szCs w:val="24"/>
        </w:rPr>
        <w:t>Members may invest elsewhere if it doesn’t harm the Company.</w:t>
      </w:r>
    </w:p>
    <w:p w14:paraId="629D6AEC" w14:textId="77777777" w:rsidR="00722184" w:rsidRPr="003D0C0A" w:rsidRDefault="00722184" w:rsidP="00722184">
      <w:pPr>
        <w:widowControl w:val="0"/>
        <w:rPr>
          <w:b/>
          <w:bCs/>
          <w:szCs w:val="24"/>
        </w:rPr>
      </w:pPr>
    </w:p>
    <w:p w14:paraId="4C1BC975" w14:textId="77777777" w:rsidR="00722184" w:rsidRPr="004C6572" w:rsidRDefault="00722184" w:rsidP="00722184">
      <w:pPr>
        <w:widowControl w:val="0"/>
        <w:rPr>
          <w:b/>
          <w:bCs/>
          <w:szCs w:val="24"/>
        </w:rPr>
      </w:pPr>
      <w:r w:rsidRPr="004C6572">
        <w:rPr>
          <w:b/>
          <w:bCs/>
          <w:szCs w:val="24"/>
        </w:rPr>
        <w:t xml:space="preserve">Article 2 – Membership Units </w:t>
      </w:r>
    </w:p>
    <w:p w14:paraId="610C72A8" w14:textId="77777777" w:rsidR="00722184" w:rsidRPr="004C6572" w:rsidRDefault="00722184" w:rsidP="007A3BE0">
      <w:pPr>
        <w:widowControl w:val="0"/>
        <w:numPr>
          <w:ilvl w:val="0"/>
          <w:numId w:val="14"/>
        </w:numPr>
        <w:spacing w:after="0"/>
        <w:rPr>
          <w:szCs w:val="24"/>
        </w:rPr>
      </w:pPr>
      <w:r w:rsidRPr="004C6572">
        <w:rPr>
          <w:szCs w:val="24"/>
        </w:rPr>
        <w:t>Up to 100 Membership Units may be issued, as listed in Exhibit A.</w:t>
      </w:r>
    </w:p>
    <w:p w14:paraId="3597791D" w14:textId="77777777" w:rsidR="00722184" w:rsidRPr="004C6572" w:rsidRDefault="00722184" w:rsidP="007A3BE0">
      <w:pPr>
        <w:widowControl w:val="0"/>
        <w:numPr>
          <w:ilvl w:val="0"/>
          <w:numId w:val="14"/>
        </w:numPr>
        <w:spacing w:after="0"/>
        <w:rPr>
          <w:szCs w:val="24"/>
        </w:rPr>
      </w:pPr>
      <w:r w:rsidRPr="004C6572">
        <w:rPr>
          <w:szCs w:val="24"/>
        </w:rPr>
        <w:t>Each Unit equals one vote; fractional Units get proportional votes.</w:t>
      </w:r>
    </w:p>
    <w:p w14:paraId="0F0E1E76" w14:textId="77777777" w:rsidR="00722184" w:rsidRPr="004C6572" w:rsidRDefault="00722184" w:rsidP="007A3BE0">
      <w:pPr>
        <w:widowControl w:val="0"/>
        <w:numPr>
          <w:ilvl w:val="0"/>
          <w:numId w:val="14"/>
        </w:numPr>
        <w:spacing w:after="0"/>
        <w:rPr>
          <w:szCs w:val="24"/>
        </w:rPr>
      </w:pPr>
      <w:r w:rsidRPr="004C6572">
        <w:rPr>
          <w:szCs w:val="24"/>
        </w:rPr>
        <w:t>Units transferred without unanimous consent lose voting rights.</w:t>
      </w:r>
    </w:p>
    <w:p w14:paraId="2BB34EF0" w14:textId="77777777" w:rsidR="00722184" w:rsidRPr="004C6572" w:rsidRDefault="00722184" w:rsidP="007A3BE0">
      <w:pPr>
        <w:widowControl w:val="0"/>
        <w:numPr>
          <w:ilvl w:val="0"/>
          <w:numId w:val="14"/>
        </w:numPr>
        <w:spacing w:after="0"/>
        <w:rPr>
          <w:szCs w:val="24"/>
        </w:rPr>
      </w:pPr>
      <w:r w:rsidRPr="004C6572">
        <w:rPr>
          <w:szCs w:val="24"/>
        </w:rPr>
        <w:t>No new Units without Member approval for “Major Decisions.”</w:t>
      </w:r>
    </w:p>
    <w:p w14:paraId="18E81E43" w14:textId="77777777" w:rsidR="00722184" w:rsidRPr="004C6572" w:rsidRDefault="00722184" w:rsidP="007A3BE0">
      <w:pPr>
        <w:widowControl w:val="0"/>
        <w:numPr>
          <w:ilvl w:val="0"/>
          <w:numId w:val="14"/>
        </w:numPr>
        <w:spacing w:after="0"/>
        <w:rPr>
          <w:szCs w:val="24"/>
        </w:rPr>
      </w:pPr>
      <w:r w:rsidRPr="004C6572">
        <w:rPr>
          <w:szCs w:val="24"/>
        </w:rPr>
        <w:t>Transfers are restricted; only recorded owners have voting rights.</w:t>
      </w:r>
    </w:p>
    <w:p w14:paraId="1BDDB859" w14:textId="77777777" w:rsidR="00722184" w:rsidRPr="004C6572" w:rsidRDefault="00722184" w:rsidP="007A3BE0">
      <w:pPr>
        <w:widowControl w:val="0"/>
        <w:numPr>
          <w:ilvl w:val="0"/>
          <w:numId w:val="14"/>
        </w:numPr>
        <w:spacing w:after="0"/>
        <w:rPr>
          <w:szCs w:val="24"/>
        </w:rPr>
      </w:pPr>
      <w:r w:rsidRPr="004C6572">
        <w:rPr>
          <w:szCs w:val="24"/>
        </w:rPr>
        <w:t>Manager(s) decide payment terms for Unit issuance or repurchase.</w:t>
      </w:r>
    </w:p>
    <w:p w14:paraId="23F5F72A" w14:textId="77777777" w:rsidR="00722184" w:rsidRPr="003D0C0A" w:rsidRDefault="00722184" w:rsidP="00722184">
      <w:pPr>
        <w:widowControl w:val="0"/>
        <w:rPr>
          <w:b/>
          <w:bCs/>
          <w:szCs w:val="24"/>
        </w:rPr>
      </w:pPr>
    </w:p>
    <w:p w14:paraId="2E17CF04" w14:textId="77777777" w:rsidR="00722184" w:rsidRPr="004C6572" w:rsidRDefault="00722184" w:rsidP="00722184">
      <w:pPr>
        <w:widowControl w:val="0"/>
        <w:rPr>
          <w:b/>
          <w:bCs/>
          <w:szCs w:val="24"/>
        </w:rPr>
      </w:pPr>
      <w:r w:rsidRPr="004C6572">
        <w:rPr>
          <w:b/>
          <w:bCs/>
          <w:szCs w:val="24"/>
        </w:rPr>
        <w:t xml:space="preserve">Article 3 – Buy-Sell Rights &amp; Transfers </w:t>
      </w:r>
    </w:p>
    <w:p w14:paraId="626D8E3D" w14:textId="77777777" w:rsidR="00722184" w:rsidRPr="004C6572" w:rsidRDefault="00722184" w:rsidP="007A3BE0">
      <w:pPr>
        <w:widowControl w:val="0"/>
        <w:numPr>
          <w:ilvl w:val="0"/>
          <w:numId w:val="14"/>
        </w:numPr>
        <w:spacing w:after="0"/>
        <w:rPr>
          <w:szCs w:val="24"/>
        </w:rPr>
      </w:pPr>
      <w:r w:rsidRPr="004C6572">
        <w:rPr>
          <w:szCs w:val="24"/>
        </w:rPr>
        <w:t>Units can’t be transferred without unanimous written Member consent.</w:t>
      </w:r>
    </w:p>
    <w:p w14:paraId="1FF6A66F" w14:textId="77777777" w:rsidR="00722184" w:rsidRPr="004C6572" w:rsidRDefault="00722184" w:rsidP="007A3BE0">
      <w:pPr>
        <w:widowControl w:val="0"/>
        <w:numPr>
          <w:ilvl w:val="0"/>
          <w:numId w:val="14"/>
        </w:numPr>
        <w:spacing w:after="0"/>
        <w:rPr>
          <w:szCs w:val="24"/>
        </w:rPr>
      </w:pPr>
      <w:r w:rsidRPr="004C6572">
        <w:rPr>
          <w:szCs w:val="24"/>
        </w:rPr>
        <w:t>Unauthorized transfers are void and don’t convey voting rights.</w:t>
      </w:r>
    </w:p>
    <w:p w14:paraId="545BB5DB" w14:textId="77777777" w:rsidR="00722184" w:rsidRPr="004C6572" w:rsidRDefault="00722184" w:rsidP="007A3BE0">
      <w:pPr>
        <w:widowControl w:val="0"/>
        <w:numPr>
          <w:ilvl w:val="0"/>
          <w:numId w:val="14"/>
        </w:numPr>
        <w:spacing w:after="0"/>
        <w:rPr>
          <w:szCs w:val="24"/>
        </w:rPr>
      </w:pPr>
      <w:r w:rsidRPr="004C6572">
        <w:rPr>
          <w:szCs w:val="24"/>
        </w:rPr>
        <w:t>Change in control of an entity Member is treated as a transfer.</w:t>
      </w:r>
    </w:p>
    <w:p w14:paraId="5D5C81FA" w14:textId="77777777" w:rsidR="00722184" w:rsidRPr="004C6572" w:rsidRDefault="00722184" w:rsidP="007A3BE0">
      <w:pPr>
        <w:widowControl w:val="0"/>
        <w:numPr>
          <w:ilvl w:val="0"/>
          <w:numId w:val="14"/>
        </w:numPr>
        <w:spacing w:after="0"/>
        <w:rPr>
          <w:szCs w:val="24"/>
        </w:rPr>
      </w:pPr>
      <w:r w:rsidRPr="004C6572">
        <w:rPr>
          <w:szCs w:val="24"/>
        </w:rPr>
        <w:t>Members can’t withdraw or transfer rights unilaterally.</w:t>
      </w:r>
    </w:p>
    <w:p w14:paraId="40F3317B" w14:textId="77777777" w:rsidR="00722184" w:rsidRPr="004C6572" w:rsidRDefault="00722184" w:rsidP="007A3BE0">
      <w:pPr>
        <w:widowControl w:val="0"/>
        <w:numPr>
          <w:ilvl w:val="0"/>
          <w:numId w:val="14"/>
        </w:numPr>
        <w:spacing w:after="0"/>
        <w:rPr>
          <w:szCs w:val="24"/>
        </w:rPr>
      </w:pPr>
      <w:r w:rsidRPr="004C6572">
        <w:rPr>
          <w:szCs w:val="24"/>
        </w:rPr>
        <w:t>New Members require unanimous approval.</w:t>
      </w:r>
    </w:p>
    <w:p w14:paraId="4CBE1778" w14:textId="77777777" w:rsidR="00722184" w:rsidRPr="004C6572" w:rsidRDefault="00722184" w:rsidP="007A3BE0">
      <w:pPr>
        <w:widowControl w:val="0"/>
        <w:numPr>
          <w:ilvl w:val="0"/>
          <w:numId w:val="14"/>
        </w:numPr>
        <w:spacing w:after="0"/>
        <w:rPr>
          <w:szCs w:val="24"/>
        </w:rPr>
      </w:pPr>
      <w:r w:rsidRPr="004C6572">
        <w:rPr>
          <w:szCs w:val="24"/>
        </w:rPr>
        <w:t xml:space="preserve">If a </w:t>
      </w:r>
      <w:proofErr w:type="gramStart"/>
      <w:r w:rsidRPr="004C6572">
        <w:rPr>
          <w:szCs w:val="24"/>
        </w:rPr>
        <w:t>Member</w:t>
      </w:r>
      <w:proofErr w:type="gramEnd"/>
      <w:r w:rsidRPr="004C6572">
        <w:rPr>
          <w:szCs w:val="24"/>
        </w:rPr>
        <w:t xml:space="preserve"> dies or becomes disabled, the Company may buy their Units within 90 days.</w:t>
      </w:r>
    </w:p>
    <w:p w14:paraId="339743FD" w14:textId="77777777" w:rsidR="00722184" w:rsidRPr="004C6572" w:rsidRDefault="00722184" w:rsidP="007A3BE0">
      <w:pPr>
        <w:widowControl w:val="0"/>
        <w:numPr>
          <w:ilvl w:val="0"/>
          <w:numId w:val="14"/>
        </w:numPr>
        <w:spacing w:after="0"/>
        <w:rPr>
          <w:szCs w:val="24"/>
        </w:rPr>
      </w:pPr>
      <w:r w:rsidRPr="004C6572">
        <w:rPr>
          <w:szCs w:val="24"/>
        </w:rPr>
        <w:t>Units are valued by Book Value or Agreed Value, using Company records and appraisals.</w:t>
      </w:r>
    </w:p>
    <w:p w14:paraId="4D18223E" w14:textId="77777777" w:rsidR="00722184" w:rsidRPr="004C6572" w:rsidRDefault="00722184" w:rsidP="007A3BE0">
      <w:pPr>
        <w:widowControl w:val="0"/>
        <w:numPr>
          <w:ilvl w:val="0"/>
          <w:numId w:val="14"/>
        </w:numPr>
        <w:spacing w:after="0"/>
        <w:rPr>
          <w:szCs w:val="24"/>
        </w:rPr>
      </w:pPr>
      <w:r w:rsidRPr="004C6572">
        <w:rPr>
          <w:szCs w:val="24"/>
        </w:rPr>
        <w:t>Payment terms for buyouts vary by value (1–8 years).</w:t>
      </w:r>
    </w:p>
    <w:p w14:paraId="31E67C7E" w14:textId="77777777" w:rsidR="00722184" w:rsidRPr="003D0C0A" w:rsidRDefault="00722184" w:rsidP="007A3BE0">
      <w:pPr>
        <w:widowControl w:val="0"/>
        <w:numPr>
          <w:ilvl w:val="0"/>
          <w:numId w:val="14"/>
        </w:numPr>
        <w:spacing w:after="0"/>
        <w:rPr>
          <w:szCs w:val="24"/>
        </w:rPr>
      </w:pPr>
      <w:r w:rsidRPr="003D0C0A">
        <w:rPr>
          <w:szCs w:val="24"/>
        </w:rPr>
        <w:t>Disputes over valuation may trigger third-party accountant determination.</w:t>
      </w:r>
    </w:p>
    <w:p w14:paraId="7242AAB0" w14:textId="77777777" w:rsidR="00722184" w:rsidRPr="003D0C0A" w:rsidRDefault="00722184" w:rsidP="00722184">
      <w:pPr>
        <w:widowControl w:val="0"/>
        <w:rPr>
          <w:szCs w:val="24"/>
        </w:rPr>
      </w:pPr>
    </w:p>
    <w:p w14:paraId="029B15A1" w14:textId="77777777" w:rsidR="00722184" w:rsidRPr="004C6572" w:rsidRDefault="00722184" w:rsidP="00722184">
      <w:pPr>
        <w:widowControl w:val="0"/>
        <w:rPr>
          <w:b/>
          <w:bCs/>
          <w:szCs w:val="24"/>
        </w:rPr>
      </w:pPr>
      <w:r w:rsidRPr="004C6572">
        <w:rPr>
          <w:b/>
          <w:bCs/>
          <w:szCs w:val="24"/>
        </w:rPr>
        <w:t xml:space="preserve">Article 4 – Meetings of Members </w:t>
      </w:r>
    </w:p>
    <w:p w14:paraId="1299865A" w14:textId="77777777" w:rsidR="00722184" w:rsidRPr="004C6572" w:rsidRDefault="00722184" w:rsidP="007A3BE0">
      <w:pPr>
        <w:widowControl w:val="0"/>
        <w:numPr>
          <w:ilvl w:val="0"/>
          <w:numId w:val="15"/>
        </w:numPr>
        <w:spacing w:after="0"/>
        <w:rPr>
          <w:szCs w:val="24"/>
        </w:rPr>
      </w:pPr>
      <w:r w:rsidRPr="004C6572">
        <w:rPr>
          <w:b/>
          <w:bCs/>
          <w:szCs w:val="24"/>
        </w:rPr>
        <w:t>Annual Meeting</w:t>
      </w:r>
      <w:r w:rsidRPr="004C6572">
        <w:rPr>
          <w:szCs w:val="24"/>
        </w:rPr>
        <w:t>: Held every second Monday in January to elect Manager(s) and handle Company business.</w:t>
      </w:r>
    </w:p>
    <w:p w14:paraId="26C3DB67" w14:textId="77777777" w:rsidR="00722184" w:rsidRPr="004C6572" w:rsidRDefault="00722184" w:rsidP="007A3BE0">
      <w:pPr>
        <w:widowControl w:val="0"/>
        <w:numPr>
          <w:ilvl w:val="0"/>
          <w:numId w:val="15"/>
        </w:numPr>
        <w:spacing w:after="0"/>
        <w:rPr>
          <w:szCs w:val="24"/>
        </w:rPr>
      </w:pPr>
      <w:r w:rsidRPr="004C6572">
        <w:rPr>
          <w:b/>
          <w:bCs/>
          <w:szCs w:val="24"/>
        </w:rPr>
        <w:t>Special Meetings</w:t>
      </w:r>
      <w:r w:rsidRPr="004C6572">
        <w:rPr>
          <w:szCs w:val="24"/>
        </w:rPr>
        <w:t>: Can be called by Manager(s) or Members with at least 50% voting power.</w:t>
      </w:r>
    </w:p>
    <w:p w14:paraId="42C4CB72" w14:textId="77777777" w:rsidR="00722184" w:rsidRPr="004C6572" w:rsidRDefault="00722184" w:rsidP="007A3BE0">
      <w:pPr>
        <w:widowControl w:val="0"/>
        <w:numPr>
          <w:ilvl w:val="0"/>
          <w:numId w:val="15"/>
        </w:numPr>
        <w:spacing w:after="0"/>
        <w:rPr>
          <w:szCs w:val="24"/>
        </w:rPr>
      </w:pPr>
      <w:r w:rsidRPr="004C6572">
        <w:rPr>
          <w:b/>
          <w:bCs/>
          <w:szCs w:val="24"/>
        </w:rPr>
        <w:t>Action by Written Consent</w:t>
      </w:r>
      <w:r w:rsidRPr="004C6572">
        <w:rPr>
          <w:szCs w:val="24"/>
        </w:rPr>
        <w:t>: Unanimous written consent can replace a formal meeting.</w:t>
      </w:r>
    </w:p>
    <w:p w14:paraId="12BDA3C4" w14:textId="77777777" w:rsidR="00722184" w:rsidRPr="004C6572" w:rsidRDefault="00722184" w:rsidP="007A3BE0">
      <w:pPr>
        <w:widowControl w:val="0"/>
        <w:numPr>
          <w:ilvl w:val="0"/>
          <w:numId w:val="15"/>
        </w:numPr>
        <w:spacing w:after="0"/>
        <w:rPr>
          <w:szCs w:val="24"/>
        </w:rPr>
      </w:pPr>
      <w:r w:rsidRPr="004C6572">
        <w:rPr>
          <w:b/>
          <w:bCs/>
          <w:szCs w:val="24"/>
        </w:rPr>
        <w:t>Notice</w:t>
      </w:r>
      <w:r w:rsidRPr="004C6572">
        <w:rPr>
          <w:szCs w:val="24"/>
        </w:rPr>
        <w:t>: Must be given 10–60 days in advance unless waived.</w:t>
      </w:r>
    </w:p>
    <w:p w14:paraId="10405765" w14:textId="77777777" w:rsidR="00722184" w:rsidRPr="004C6572" w:rsidRDefault="00722184" w:rsidP="007A3BE0">
      <w:pPr>
        <w:widowControl w:val="0"/>
        <w:numPr>
          <w:ilvl w:val="0"/>
          <w:numId w:val="15"/>
        </w:numPr>
        <w:spacing w:after="0"/>
        <w:rPr>
          <w:szCs w:val="24"/>
        </w:rPr>
      </w:pPr>
      <w:r w:rsidRPr="004C6572">
        <w:rPr>
          <w:b/>
          <w:bCs/>
          <w:szCs w:val="24"/>
        </w:rPr>
        <w:t>Quorum</w:t>
      </w:r>
      <w:r w:rsidRPr="004C6572">
        <w:rPr>
          <w:szCs w:val="24"/>
        </w:rPr>
        <w:t xml:space="preserve">: More than 50% of voting Units </w:t>
      </w:r>
      <w:proofErr w:type="gramStart"/>
      <w:r w:rsidRPr="004C6572">
        <w:rPr>
          <w:szCs w:val="24"/>
        </w:rPr>
        <w:t>required</w:t>
      </w:r>
      <w:proofErr w:type="gramEnd"/>
      <w:r w:rsidRPr="004C6572">
        <w:rPr>
          <w:szCs w:val="24"/>
        </w:rPr>
        <w:t xml:space="preserve"> to conduct business.</w:t>
      </w:r>
    </w:p>
    <w:p w14:paraId="0F657238" w14:textId="77777777" w:rsidR="00722184" w:rsidRPr="004C6572" w:rsidRDefault="00722184" w:rsidP="007A3BE0">
      <w:pPr>
        <w:widowControl w:val="0"/>
        <w:numPr>
          <w:ilvl w:val="0"/>
          <w:numId w:val="15"/>
        </w:numPr>
        <w:spacing w:after="0"/>
        <w:rPr>
          <w:szCs w:val="24"/>
        </w:rPr>
      </w:pPr>
      <w:r w:rsidRPr="004C6572">
        <w:rPr>
          <w:b/>
          <w:bCs/>
          <w:szCs w:val="24"/>
        </w:rPr>
        <w:t>Voting</w:t>
      </w:r>
      <w:r w:rsidRPr="004C6572">
        <w:rPr>
          <w:szCs w:val="24"/>
        </w:rPr>
        <w:t>: One vote per Unit; no cumulative voting.</w:t>
      </w:r>
    </w:p>
    <w:p w14:paraId="41DB8E7C" w14:textId="77777777" w:rsidR="00722184" w:rsidRPr="004C6572" w:rsidRDefault="00722184" w:rsidP="007A3BE0">
      <w:pPr>
        <w:widowControl w:val="0"/>
        <w:numPr>
          <w:ilvl w:val="0"/>
          <w:numId w:val="15"/>
        </w:numPr>
        <w:spacing w:after="0"/>
        <w:rPr>
          <w:szCs w:val="24"/>
        </w:rPr>
      </w:pPr>
      <w:r w:rsidRPr="004C6572">
        <w:rPr>
          <w:b/>
          <w:bCs/>
          <w:szCs w:val="24"/>
        </w:rPr>
        <w:t>Proxies</w:t>
      </w:r>
      <w:r w:rsidRPr="004C6572">
        <w:rPr>
          <w:szCs w:val="24"/>
        </w:rPr>
        <w:t>: Members may vote through a signed proxy (valid for one year).</w:t>
      </w:r>
    </w:p>
    <w:p w14:paraId="1EF5F11B" w14:textId="77777777" w:rsidR="00722184" w:rsidRPr="004C6572" w:rsidRDefault="00722184" w:rsidP="007A3BE0">
      <w:pPr>
        <w:widowControl w:val="0"/>
        <w:numPr>
          <w:ilvl w:val="0"/>
          <w:numId w:val="15"/>
        </w:numPr>
        <w:spacing w:after="0"/>
        <w:rPr>
          <w:szCs w:val="24"/>
        </w:rPr>
      </w:pPr>
      <w:r w:rsidRPr="004C6572">
        <w:rPr>
          <w:b/>
          <w:bCs/>
          <w:szCs w:val="24"/>
        </w:rPr>
        <w:t>Joint Owners</w:t>
      </w:r>
      <w:r w:rsidRPr="004C6572">
        <w:rPr>
          <w:szCs w:val="24"/>
        </w:rPr>
        <w:t>: Majority of joint holders decides; split votes follow ownership percentages if unequal.</w:t>
      </w:r>
    </w:p>
    <w:p w14:paraId="5C2F6C47" w14:textId="77777777" w:rsidR="00722184" w:rsidRPr="003D0C0A" w:rsidRDefault="00722184" w:rsidP="00722184">
      <w:pPr>
        <w:widowControl w:val="0"/>
        <w:rPr>
          <w:szCs w:val="24"/>
        </w:rPr>
      </w:pPr>
    </w:p>
    <w:p w14:paraId="2259C6F9" w14:textId="77777777" w:rsidR="00722184" w:rsidRPr="00E63AC8" w:rsidRDefault="00722184" w:rsidP="00722184">
      <w:pPr>
        <w:widowControl w:val="0"/>
        <w:rPr>
          <w:b/>
          <w:bCs/>
          <w:szCs w:val="24"/>
        </w:rPr>
      </w:pPr>
      <w:r w:rsidRPr="00E63AC8">
        <w:rPr>
          <w:b/>
          <w:bCs/>
          <w:szCs w:val="24"/>
        </w:rPr>
        <w:t xml:space="preserve">Article 5 – Manager(s) </w:t>
      </w:r>
    </w:p>
    <w:p w14:paraId="6932F680" w14:textId="77777777" w:rsidR="00722184" w:rsidRPr="00E63AC8" w:rsidRDefault="00722184" w:rsidP="007A3BE0">
      <w:pPr>
        <w:widowControl w:val="0"/>
        <w:numPr>
          <w:ilvl w:val="0"/>
          <w:numId w:val="16"/>
        </w:numPr>
        <w:spacing w:after="0"/>
        <w:rPr>
          <w:szCs w:val="24"/>
        </w:rPr>
      </w:pPr>
      <w:r w:rsidRPr="00E63AC8">
        <w:rPr>
          <w:szCs w:val="24"/>
        </w:rPr>
        <w:lastRenderedPageBreak/>
        <w:t>The Company is managed by one or more Manager(s), elected annually by Members.</w:t>
      </w:r>
    </w:p>
    <w:p w14:paraId="6327879B" w14:textId="77777777" w:rsidR="00722184" w:rsidRPr="00E63AC8" w:rsidRDefault="00722184" w:rsidP="007A3BE0">
      <w:pPr>
        <w:widowControl w:val="0"/>
        <w:numPr>
          <w:ilvl w:val="0"/>
          <w:numId w:val="16"/>
        </w:numPr>
        <w:spacing w:after="0"/>
        <w:rPr>
          <w:szCs w:val="24"/>
        </w:rPr>
      </w:pPr>
      <w:r w:rsidRPr="00E63AC8">
        <w:rPr>
          <w:szCs w:val="24"/>
        </w:rPr>
        <w:t xml:space="preserve">Manager(s) need not be Members and cannot be disqualified </w:t>
      </w:r>
      <w:proofErr w:type="gramStart"/>
      <w:r w:rsidRPr="00E63AC8">
        <w:rPr>
          <w:szCs w:val="24"/>
        </w:rPr>
        <w:t>persons</w:t>
      </w:r>
      <w:proofErr w:type="gramEnd"/>
      <w:r w:rsidRPr="00E63AC8">
        <w:rPr>
          <w:szCs w:val="24"/>
        </w:rPr>
        <w:t xml:space="preserve"> (e.g., IRA Account Holders).</w:t>
      </w:r>
    </w:p>
    <w:p w14:paraId="7E8A2FDA" w14:textId="77777777" w:rsidR="00722184" w:rsidRPr="00E63AC8" w:rsidRDefault="00722184" w:rsidP="007A3BE0">
      <w:pPr>
        <w:widowControl w:val="0"/>
        <w:numPr>
          <w:ilvl w:val="0"/>
          <w:numId w:val="16"/>
        </w:numPr>
        <w:spacing w:after="0"/>
        <w:rPr>
          <w:szCs w:val="24"/>
        </w:rPr>
      </w:pPr>
      <w:r w:rsidRPr="00E63AC8">
        <w:rPr>
          <w:szCs w:val="24"/>
        </w:rPr>
        <w:t>Manager(s) control day-to-day operations but need 75% Member approval for “Major Decisions” (e.g., large expenses, asset sales, changes to the Agreement).</w:t>
      </w:r>
    </w:p>
    <w:p w14:paraId="165AC9A4" w14:textId="77777777" w:rsidR="00722184" w:rsidRPr="00E63AC8" w:rsidRDefault="00722184" w:rsidP="007A3BE0">
      <w:pPr>
        <w:widowControl w:val="0"/>
        <w:numPr>
          <w:ilvl w:val="0"/>
          <w:numId w:val="16"/>
        </w:numPr>
        <w:spacing w:after="0"/>
        <w:rPr>
          <w:szCs w:val="24"/>
        </w:rPr>
      </w:pPr>
      <w:r w:rsidRPr="00E63AC8">
        <w:rPr>
          <w:szCs w:val="24"/>
        </w:rPr>
        <w:t>Meetings: Regular and special meetings allowed; actions may be taken by unanimous written consent.</w:t>
      </w:r>
    </w:p>
    <w:p w14:paraId="33F64D67" w14:textId="77777777" w:rsidR="00722184" w:rsidRPr="00E63AC8" w:rsidRDefault="00722184" w:rsidP="007A3BE0">
      <w:pPr>
        <w:widowControl w:val="0"/>
        <w:numPr>
          <w:ilvl w:val="0"/>
          <w:numId w:val="16"/>
        </w:numPr>
        <w:spacing w:after="0"/>
        <w:rPr>
          <w:szCs w:val="24"/>
        </w:rPr>
      </w:pPr>
      <w:r w:rsidRPr="00E63AC8">
        <w:rPr>
          <w:szCs w:val="24"/>
        </w:rPr>
        <w:t>Deadlocks: Resolved by a neutral “Manager Pro Tem.”</w:t>
      </w:r>
    </w:p>
    <w:p w14:paraId="0B04446F" w14:textId="77777777" w:rsidR="00722184" w:rsidRPr="00E63AC8" w:rsidRDefault="00722184" w:rsidP="007A3BE0">
      <w:pPr>
        <w:widowControl w:val="0"/>
        <w:numPr>
          <w:ilvl w:val="0"/>
          <w:numId w:val="16"/>
        </w:numPr>
        <w:spacing w:after="0"/>
        <w:rPr>
          <w:szCs w:val="24"/>
        </w:rPr>
      </w:pPr>
      <w:r w:rsidRPr="00E63AC8">
        <w:rPr>
          <w:szCs w:val="24"/>
        </w:rPr>
        <w:t>Vacancies: Filled by remaining Managers or Member vote.</w:t>
      </w:r>
    </w:p>
    <w:p w14:paraId="3DC20BE6" w14:textId="77777777" w:rsidR="00722184" w:rsidRPr="00E63AC8" w:rsidRDefault="00722184" w:rsidP="007A3BE0">
      <w:pPr>
        <w:widowControl w:val="0"/>
        <w:numPr>
          <w:ilvl w:val="0"/>
          <w:numId w:val="16"/>
        </w:numPr>
        <w:spacing w:after="0"/>
        <w:rPr>
          <w:szCs w:val="24"/>
        </w:rPr>
      </w:pPr>
      <w:r w:rsidRPr="00E63AC8">
        <w:rPr>
          <w:szCs w:val="24"/>
        </w:rPr>
        <w:t>Compensation: Allowed with 75% Member approval unless the Manager is a disqualified person.</w:t>
      </w:r>
    </w:p>
    <w:p w14:paraId="584F4B86" w14:textId="77777777" w:rsidR="00722184" w:rsidRPr="00E63AC8" w:rsidRDefault="00722184" w:rsidP="007A3BE0">
      <w:pPr>
        <w:widowControl w:val="0"/>
        <w:numPr>
          <w:ilvl w:val="0"/>
          <w:numId w:val="16"/>
        </w:numPr>
        <w:spacing w:after="0"/>
        <w:rPr>
          <w:szCs w:val="24"/>
        </w:rPr>
      </w:pPr>
      <w:r w:rsidRPr="00E63AC8">
        <w:rPr>
          <w:szCs w:val="24"/>
        </w:rPr>
        <w:t>Conflicts of Interest: Permitted if disclosed and approved; must not violate IRS rules.</w:t>
      </w:r>
    </w:p>
    <w:p w14:paraId="75112CC4" w14:textId="77777777" w:rsidR="00722184" w:rsidRPr="003D0C0A" w:rsidRDefault="00722184" w:rsidP="00722184">
      <w:pPr>
        <w:widowControl w:val="0"/>
        <w:rPr>
          <w:szCs w:val="24"/>
        </w:rPr>
      </w:pPr>
    </w:p>
    <w:p w14:paraId="2EEF5A48" w14:textId="77777777" w:rsidR="00722184" w:rsidRPr="00E63AC8" w:rsidRDefault="00722184" w:rsidP="00722184">
      <w:pPr>
        <w:widowControl w:val="0"/>
        <w:rPr>
          <w:b/>
          <w:bCs/>
          <w:szCs w:val="24"/>
        </w:rPr>
      </w:pPr>
      <w:r w:rsidRPr="00E63AC8">
        <w:rPr>
          <w:b/>
          <w:bCs/>
          <w:szCs w:val="24"/>
        </w:rPr>
        <w:t xml:space="preserve">Article 6 – Indemnification </w:t>
      </w:r>
    </w:p>
    <w:p w14:paraId="2F675865" w14:textId="77777777" w:rsidR="00722184" w:rsidRPr="00E63AC8" w:rsidRDefault="00722184" w:rsidP="007A3BE0">
      <w:pPr>
        <w:widowControl w:val="0"/>
        <w:numPr>
          <w:ilvl w:val="0"/>
          <w:numId w:val="17"/>
        </w:numPr>
        <w:spacing w:after="0"/>
        <w:rPr>
          <w:szCs w:val="24"/>
        </w:rPr>
      </w:pPr>
      <w:r w:rsidRPr="00E63AC8">
        <w:rPr>
          <w:szCs w:val="24"/>
        </w:rPr>
        <w:t>The Company may cover legal costs for Managers if they acted in good faith and in the Company’s best interest.</w:t>
      </w:r>
    </w:p>
    <w:p w14:paraId="2AB6E52C" w14:textId="77777777" w:rsidR="00722184" w:rsidRPr="00E63AC8" w:rsidRDefault="00722184" w:rsidP="007A3BE0">
      <w:pPr>
        <w:widowControl w:val="0"/>
        <w:numPr>
          <w:ilvl w:val="0"/>
          <w:numId w:val="17"/>
        </w:numPr>
        <w:spacing w:after="0"/>
        <w:rPr>
          <w:szCs w:val="24"/>
        </w:rPr>
      </w:pPr>
      <w:r w:rsidRPr="00E63AC8">
        <w:rPr>
          <w:szCs w:val="24"/>
        </w:rPr>
        <w:t>No indemnification if the Manager is found liable for personal benefit or willful misconduct.</w:t>
      </w:r>
    </w:p>
    <w:p w14:paraId="45829197" w14:textId="77777777" w:rsidR="00722184" w:rsidRPr="00E63AC8" w:rsidRDefault="00722184" w:rsidP="007A3BE0">
      <w:pPr>
        <w:widowControl w:val="0"/>
        <w:numPr>
          <w:ilvl w:val="0"/>
          <w:numId w:val="17"/>
        </w:numPr>
        <w:spacing w:after="0"/>
        <w:rPr>
          <w:szCs w:val="24"/>
        </w:rPr>
      </w:pPr>
      <w:r w:rsidRPr="00E63AC8">
        <w:rPr>
          <w:szCs w:val="24"/>
        </w:rPr>
        <w:t>Indemnification decisions must be made by disinterested parties or special counsel.</w:t>
      </w:r>
    </w:p>
    <w:p w14:paraId="3D182812" w14:textId="77777777" w:rsidR="00722184" w:rsidRPr="00E63AC8" w:rsidRDefault="00722184" w:rsidP="007A3BE0">
      <w:pPr>
        <w:widowControl w:val="0"/>
        <w:numPr>
          <w:ilvl w:val="0"/>
          <w:numId w:val="17"/>
        </w:numPr>
        <w:spacing w:after="0"/>
        <w:rPr>
          <w:szCs w:val="24"/>
        </w:rPr>
      </w:pPr>
      <w:r w:rsidRPr="00E63AC8">
        <w:rPr>
          <w:szCs w:val="24"/>
        </w:rPr>
        <w:t xml:space="preserve">Legal costs may be advanced before proceedings conclude if the Manager agrees to </w:t>
      </w:r>
      <w:proofErr w:type="gramStart"/>
      <w:r w:rsidRPr="00E63AC8">
        <w:rPr>
          <w:szCs w:val="24"/>
        </w:rPr>
        <w:t>repay if</w:t>
      </w:r>
      <w:proofErr w:type="gramEnd"/>
      <w:r w:rsidRPr="00E63AC8">
        <w:rPr>
          <w:szCs w:val="24"/>
        </w:rPr>
        <w:t xml:space="preserve"> found ineligible.</w:t>
      </w:r>
    </w:p>
    <w:p w14:paraId="62C608B0" w14:textId="77777777" w:rsidR="00722184" w:rsidRPr="00E63AC8" w:rsidRDefault="00722184" w:rsidP="007A3BE0">
      <w:pPr>
        <w:widowControl w:val="0"/>
        <w:numPr>
          <w:ilvl w:val="0"/>
          <w:numId w:val="17"/>
        </w:numPr>
        <w:spacing w:after="0"/>
        <w:rPr>
          <w:szCs w:val="24"/>
        </w:rPr>
      </w:pPr>
      <w:r w:rsidRPr="00E63AC8">
        <w:rPr>
          <w:szCs w:val="24"/>
        </w:rPr>
        <w:t>Protections extend to former Managers and their heirs.</w:t>
      </w:r>
    </w:p>
    <w:p w14:paraId="62483315" w14:textId="77777777" w:rsidR="00722184" w:rsidRPr="00E63AC8" w:rsidRDefault="00722184" w:rsidP="007A3BE0">
      <w:pPr>
        <w:widowControl w:val="0"/>
        <w:numPr>
          <w:ilvl w:val="0"/>
          <w:numId w:val="17"/>
        </w:numPr>
        <w:spacing w:after="0"/>
        <w:rPr>
          <w:szCs w:val="24"/>
        </w:rPr>
      </w:pPr>
      <w:r w:rsidRPr="00E63AC8">
        <w:rPr>
          <w:szCs w:val="24"/>
        </w:rPr>
        <w:t>The Company may buy liability insurance and must report any indemnification to Members.</w:t>
      </w:r>
    </w:p>
    <w:p w14:paraId="06DCA318" w14:textId="77777777" w:rsidR="00722184" w:rsidRPr="00E63AC8" w:rsidRDefault="00722184" w:rsidP="007A3BE0">
      <w:pPr>
        <w:widowControl w:val="0"/>
        <w:numPr>
          <w:ilvl w:val="0"/>
          <w:numId w:val="17"/>
        </w:numPr>
        <w:spacing w:after="0"/>
        <w:rPr>
          <w:szCs w:val="24"/>
        </w:rPr>
      </w:pPr>
      <w:r w:rsidRPr="00E63AC8">
        <w:rPr>
          <w:szCs w:val="24"/>
        </w:rPr>
        <w:t>Serving an employee benefit plan counts as serving the Company.</w:t>
      </w:r>
    </w:p>
    <w:p w14:paraId="596989DD" w14:textId="77777777" w:rsidR="00722184" w:rsidRPr="003D0C0A" w:rsidRDefault="00722184" w:rsidP="00722184">
      <w:pPr>
        <w:widowControl w:val="0"/>
        <w:rPr>
          <w:szCs w:val="24"/>
        </w:rPr>
      </w:pPr>
    </w:p>
    <w:p w14:paraId="40DABB54" w14:textId="77777777" w:rsidR="00722184" w:rsidRPr="00E63AC8" w:rsidRDefault="00722184" w:rsidP="00722184">
      <w:pPr>
        <w:widowControl w:val="0"/>
        <w:rPr>
          <w:b/>
          <w:bCs/>
          <w:szCs w:val="24"/>
        </w:rPr>
      </w:pPr>
      <w:r w:rsidRPr="00E63AC8">
        <w:rPr>
          <w:b/>
          <w:bCs/>
          <w:szCs w:val="24"/>
        </w:rPr>
        <w:t xml:space="preserve">Article 7 – Fiscal Matters </w:t>
      </w:r>
    </w:p>
    <w:p w14:paraId="22514967" w14:textId="77777777" w:rsidR="00722184" w:rsidRPr="00E63AC8" w:rsidRDefault="00722184" w:rsidP="007A3BE0">
      <w:pPr>
        <w:widowControl w:val="0"/>
        <w:numPr>
          <w:ilvl w:val="0"/>
          <w:numId w:val="18"/>
        </w:numPr>
        <w:spacing w:after="0"/>
        <w:rPr>
          <w:szCs w:val="24"/>
        </w:rPr>
      </w:pPr>
      <w:r w:rsidRPr="00E63AC8">
        <w:rPr>
          <w:b/>
          <w:bCs/>
          <w:szCs w:val="24"/>
        </w:rPr>
        <w:t>Profit/Loss Allocation</w:t>
      </w:r>
      <w:r w:rsidRPr="00E63AC8">
        <w:rPr>
          <w:szCs w:val="24"/>
        </w:rPr>
        <w:t>: Based on Members’ ownership percentages.</w:t>
      </w:r>
    </w:p>
    <w:p w14:paraId="2379BDA0" w14:textId="77777777" w:rsidR="00722184" w:rsidRPr="00E63AC8" w:rsidRDefault="00722184" w:rsidP="007A3BE0">
      <w:pPr>
        <w:widowControl w:val="0"/>
        <w:numPr>
          <w:ilvl w:val="0"/>
          <w:numId w:val="18"/>
        </w:numPr>
        <w:spacing w:after="0"/>
        <w:rPr>
          <w:szCs w:val="24"/>
        </w:rPr>
      </w:pPr>
      <w:r w:rsidRPr="00E63AC8">
        <w:rPr>
          <w:b/>
          <w:bCs/>
          <w:szCs w:val="24"/>
        </w:rPr>
        <w:t>Capital Accounts</w:t>
      </w:r>
      <w:r w:rsidRPr="00E63AC8">
        <w:rPr>
          <w:szCs w:val="24"/>
        </w:rPr>
        <w:t>: Track each Member’s contributions, allocations, and distributions; not withdrawable unless permitted.</w:t>
      </w:r>
    </w:p>
    <w:p w14:paraId="106C685D" w14:textId="77777777" w:rsidR="00722184" w:rsidRPr="00E63AC8" w:rsidRDefault="00722184" w:rsidP="007A3BE0">
      <w:pPr>
        <w:widowControl w:val="0"/>
        <w:numPr>
          <w:ilvl w:val="0"/>
          <w:numId w:val="18"/>
        </w:numPr>
        <w:spacing w:after="0"/>
        <w:rPr>
          <w:szCs w:val="24"/>
        </w:rPr>
      </w:pPr>
      <w:r w:rsidRPr="00E63AC8">
        <w:rPr>
          <w:b/>
          <w:bCs/>
          <w:szCs w:val="24"/>
        </w:rPr>
        <w:t>Additional Capital</w:t>
      </w:r>
      <w:r w:rsidRPr="00E63AC8">
        <w:rPr>
          <w:szCs w:val="24"/>
        </w:rPr>
        <w:t>: Only allowed with IRS clearance to avoid prohibited transactions.</w:t>
      </w:r>
    </w:p>
    <w:p w14:paraId="29EC64F8" w14:textId="77777777" w:rsidR="00722184" w:rsidRPr="00E63AC8" w:rsidRDefault="00722184" w:rsidP="007A3BE0">
      <w:pPr>
        <w:widowControl w:val="0"/>
        <w:numPr>
          <w:ilvl w:val="0"/>
          <w:numId w:val="18"/>
        </w:numPr>
        <w:spacing w:after="0"/>
        <w:rPr>
          <w:szCs w:val="24"/>
        </w:rPr>
      </w:pPr>
      <w:r w:rsidRPr="00E63AC8">
        <w:rPr>
          <w:b/>
          <w:bCs/>
          <w:szCs w:val="24"/>
        </w:rPr>
        <w:t>Distributions</w:t>
      </w:r>
      <w:r w:rsidRPr="00E63AC8">
        <w:rPr>
          <w:szCs w:val="24"/>
        </w:rPr>
        <w:t>: Made at Manager(s)’ discretion; not allowed if liabilities exceed assets.</w:t>
      </w:r>
    </w:p>
    <w:p w14:paraId="6CEA45DF" w14:textId="77777777" w:rsidR="00722184" w:rsidRPr="00E63AC8" w:rsidRDefault="00722184" w:rsidP="007A3BE0">
      <w:pPr>
        <w:widowControl w:val="0"/>
        <w:numPr>
          <w:ilvl w:val="0"/>
          <w:numId w:val="18"/>
        </w:numPr>
        <w:spacing w:after="0"/>
        <w:rPr>
          <w:szCs w:val="24"/>
        </w:rPr>
      </w:pPr>
      <w:r w:rsidRPr="00E63AC8">
        <w:rPr>
          <w:b/>
          <w:bCs/>
          <w:szCs w:val="24"/>
        </w:rPr>
        <w:t>Reserves</w:t>
      </w:r>
      <w:r w:rsidRPr="00E63AC8">
        <w:rPr>
          <w:szCs w:val="24"/>
        </w:rPr>
        <w:t>: Manager(s) may hold back funds for Company needs.</w:t>
      </w:r>
    </w:p>
    <w:p w14:paraId="72877CA9" w14:textId="77777777" w:rsidR="00722184" w:rsidRPr="00E63AC8" w:rsidRDefault="00722184" w:rsidP="007A3BE0">
      <w:pPr>
        <w:widowControl w:val="0"/>
        <w:numPr>
          <w:ilvl w:val="0"/>
          <w:numId w:val="18"/>
        </w:numPr>
        <w:spacing w:after="0"/>
        <w:rPr>
          <w:szCs w:val="24"/>
        </w:rPr>
      </w:pPr>
      <w:r w:rsidRPr="00E63AC8">
        <w:rPr>
          <w:b/>
          <w:bCs/>
          <w:szCs w:val="24"/>
        </w:rPr>
        <w:t>Fiscal Year</w:t>
      </w:r>
      <w:r w:rsidRPr="00E63AC8">
        <w:rPr>
          <w:szCs w:val="24"/>
        </w:rPr>
        <w:t>: Follows the calendar year.</w:t>
      </w:r>
    </w:p>
    <w:p w14:paraId="52C65AF3" w14:textId="77777777" w:rsidR="00722184" w:rsidRPr="00E63AC8" w:rsidRDefault="00722184" w:rsidP="007A3BE0">
      <w:pPr>
        <w:widowControl w:val="0"/>
        <w:numPr>
          <w:ilvl w:val="0"/>
          <w:numId w:val="18"/>
        </w:numPr>
        <w:spacing w:after="0"/>
        <w:rPr>
          <w:szCs w:val="24"/>
        </w:rPr>
      </w:pPr>
      <w:r w:rsidRPr="00E63AC8">
        <w:rPr>
          <w:b/>
          <w:bCs/>
          <w:szCs w:val="24"/>
        </w:rPr>
        <w:t>Banking</w:t>
      </w:r>
      <w:r w:rsidRPr="00E63AC8">
        <w:rPr>
          <w:szCs w:val="24"/>
        </w:rPr>
        <w:t>: Funds held in approved accounts; only authorized persons may sign.</w:t>
      </w:r>
    </w:p>
    <w:p w14:paraId="1E9C0A59" w14:textId="77777777" w:rsidR="00722184" w:rsidRPr="00E63AC8" w:rsidRDefault="00722184" w:rsidP="007A3BE0">
      <w:pPr>
        <w:widowControl w:val="0"/>
        <w:numPr>
          <w:ilvl w:val="0"/>
          <w:numId w:val="18"/>
        </w:numPr>
        <w:spacing w:after="0"/>
        <w:rPr>
          <w:szCs w:val="24"/>
        </w:rPr>
      </w:pPr>
      <w:r w:rsidRPr="00E63AC8">
        <w:rPr>
          <w:b/>
          <w:bCs/>
          <w:szCs w:val="24"/>
        </w:rPr>
        <w:t>Reimbursements</w:t>
      </w:r>
      <w:r w:rsidRPr="00E63AC8">
        <w:rPr>
          <w:szCs w:val="24"/>
        </w:rPr>
        <w:t>: Reasonable expenses may be reimbursed.</w:t>
      </w:r>
    </w:p>
    <w:p w14:paraId="6345CBA7" w14:textId="77777777" w:rsidR="00722184" w:rsidRPr="00E63AC8" w:rsidRDefault="00722184" w:rsidP="007A3BE0">
      <w:pPr>
        <w:widowControl w:val="0"/>
        <w:numPr>
          <w:ilvl w:val="0"/>
          <w:numId w:val="18"/>
        </w:numPr>
        <w:spacing w:after="0"/>
        <w:rPr>
          <w:szCs w:val="24"/>
        </w:rPr>
      </w:pPr>
      <w:r w:rsidRPr="00E63AC8">
        <w:rPr>
          <w:b/>
          <w:bCs/>
          <w:szCs w:val="24"/>
        </w:rPr>
        <w:t>Liability</w:t>
      </w:r>
      <w:r w:rsidRPr="00E63AC8">
        <w:rPr>
          <w:szCs w:val="24"/>
        </w:rPr>
        <w:t>: Members not personally liable for Company debts; not required to cover negative capital balances.</w:t>
      </w:r>
    </w:p>
    <w:p w14:paraId="07A29EE9" w14:textId="77777777" w:rsidR="00722184" w:rsidRPr="00E63AC8" w:rsidRDefault="00722184" w:rsidP="007A3BE0">
      <w:pPr>
        <w:widowControl w:val="0"/>
        <w:numPr>
          <w:ilvl w:val="0"/>
          <w:numId w:val="18"/>
        </w:numPr>
        <w:spacing w:after="0"/>
        <w:rPr>
          <w:szCs w:val="24"/>
        </w:rPr>
      </w:pPr>
      <w:r w:rsidRPr="00E63AC8">
        <w:rPr>
          <w:b/>
          <w:bCs/>
          <w:szCs w:val="24"/>
        </w:rPr>
        <w:lastRenderedPageBreak/>
        <w:t>Tax Treatment</w:t>
      </w:r>
      <w:r w:rsidRPr="00E63AC8">
        <w:rPr>
          <w:szCs w:val="24"/>
        </w:rPr>
        <w:t>: Company is a pass-through entity for tax purposes.</w:t>
      </w:r>
    </w:p>
    <w:p w14:paraId="04B710F0" w14:textId="77777777" w:rsidR="00722184" w:rsidRPr="003D0C0A" w:rsidRDefault="00722184" w:rsidP="00722184">
      <w:pPr>
        <w:widowControl w:val="0"/>
        <w:rPr>
          <w:szCs w:val="24"/>
        </w:rPr>
      </w:pPr>
    </w:p>
    <w:p w14:paraId="7E1174D1" w14:textId="77777777" w:rsidR="00722184" w:rsidRPr="00E63AC8" w:rsidRDefault="00722184" w:rsidP="00722184">
      <w:pPr>
        <w:widowControl w:val="0"/>
        <w:rPr>
          <w:b/>
          <w:bCs/>
          <w:szCs w:val="24"/>
        </w:rPr>
      </w:pPr>
      <w:r w:rsidRPr="00E63AC8">
        <w:rPr>
          <w:b/>
          <w:bCs/>
          <w:szCs w:val="24"/>
        </w:rPr>
        <w:t xml:space="preserve">Article 8 – Dissolution </w:t>
      </w:r>
    </w:p>
    <w:p w14:paraId="7EBB6783" w14:textId="77777777" w:rsidR="00722184" w:rsidRPr="00E63AC8" w:rsidRDefault="00722184" w:rsidP="007A3BE0">
      <w:pPr>
        <w:widowControl w:val="0"/>
        <w:numPr>
          <w:ilvl w:val="0"/>
          <w:numId w:val="19"/>
        </w:numPr>
        <w:spacing w:after="0"/>
        <w:rPr>
          <w:szCs w:val="24"/>
        </w:rPr>
      </w:pPr>
      <w:r w:rsidRPr="00E63AC8">
        <w:rPr>
          <w:b/>
          <w:bCs/>
          <w:szCs w:val="24"/>
        </w:rPr>
        <w:t>Triggers</w:t>
      </w:r>
      <w:r w:rsidRPr="00E63AC8">
        <w:rPr>
          <w:szCs w:val="24"/>
        </w:rPr>
        <w:t>: The Company dissolves upon death, incapacity, or withdrawal of a Member, bankruptcy, unanimous Member decision, sale of most assets, or court order.</w:t>
      </w:r>
    </w:p>
    <w:p w14:paraId="767F1AE0" w14:textId="77777777" w:rsidR="00722184" w:rsidRPr="00E63AC8" w:rsidRDefault="00722184" w:rsidP="007A3BE0">
      <w:pPr>
        <w:widowControl w:val="0"/>
        <w:numPr>
          <w:ilvl w:val="0"/>
          <w:numId w:val="19"/>
        </w:numPr>
        <w:spacing w:after="0"/>
        <w:rPr>
          <w:szCs w:val="24"/>
        </w:rPr>
      </w:pPr>
      <w:r w:rsidRPr="00E63AC8">
        <w:rPr>
          <w:b/>
          <w:bCs/>
          <w:szCs w:val="24"/>
        </w:rPr>
        <w:t>Continuation</w:t>
      </w:r>
      <w:r w:rsidRPr="00E63AC8">
        <w:rPr>
          <w:szCs w:val="24"/>
        </w:rPr>
        <w:t>: Remaining Members can unanimously agree to continue the Company.</w:t>
      </w:r>
    </w:p>
    <w:p w14:paraId="0537012F" w14:textId="77777777" w:rsidR="00722184" w:rsidRPr="00E63AC8" w:rsidRDefault="00722184" w:rsidP="007A3BE0">
      <w:pPr>
        <w:widowControl w:val="0"/>
        <w:numPr>
          <w:ilvl w:val="0"/>
          <w:numId w:val="19"/>
        </w:numPr>
        <w:spacing w:after="0"/>
        <w:rPr>
          <w:szCs w:val="24"/>
        </w:rPr>
      </w:pPr>
      <w:r w:rsidRPr="00E63AC8">
        <w:rPr>
          <w:b/>
          <w:bCs/>
          <w:szCs w:val="24"/>
        </w:rPr>
        <w:t>Winding Up</w:t>
      </w:r>
      <w:r w:rsidRPr="00E63AC8">
        <w:rPr>
          <w:szCs w:val="24"/>
        </w:rPr>
        <w:t>: Manager(s) liquidate assets, settle debts, and distribute remaining assets.</w:t>
      </w:r>
    </w:p>
    <w:p w14:paraId="2A351AA7" w14:textId="77777777" w:rsidR="00722184" w:rsidRPr="00E63AC8" w:rsidRDefault="00722184" w:rsidP="007A3BE0">
      <w:pPr>
        <w:widowControl w:val="0"/>
        <w:numPr>
          <w:ilvl w:val="0"/>
          <w:numId w:val="19"/>
        </w:numPr>
        <w:rPr>
          <w:szCs w:val="24"/>
        </w:rPr>
      </w:pPr>
      <w:r w:rsidRPr="00E63AC8">
        <w:rPr>
          <w:b/>
          <w:bCs/>
          <w:szCs w:val="24"/>
        </w:rPr>
        <w:t>Distribution Order</w:t>
      </w:r>
      <w:r w:rsidRPr="00E63AC8">
        <w:rPr>
          <w:szCs w:val="24"/>
        </w:rPr>
        <w:t>:</w:t>
      </w:r>
    </w:p>
    <w:p w14:paraId="524C4372" w14:textId="77777777" w:rsidR="00722184" w:rsidRPr="00E63AC8" w:rsidRDefault="00722184" w:rsidP="007A3BE0">
      <w:pPr>
        <w:widowControl w:val="0"/>
        <w:numPr>
          <w:ilvl w:val="1"/>
          <w:numId w:val="19"/>
        </w:numPr>
        <w:rPr>
          <w:szCs w:val="24"/>
        </w:rPr>
      </w:pPr>
      <w:r w:rsidRPr="00E63AC8">
        <w:rPr>
          <w:szCs w:val="24"/>
        </w:rPr>
        <w:t>Pay debts and expenses</w:t>
      </w:r>
    </w:p>
    <w:p w14:paraId="52C450E4" w14:textId="77777777" w:rsidR="00722184" w:rsidRPr="00E63AC8" w:rsidRDefault="00722184" w:rsidP="007A3BE0">
      <w:pPr>
        <w:widowControl w:val="0"/>
        <w:numPr>
          <w:ilvl w:val="1"/>
          <w:numId w:val="19"/>
        </w:numPr>
        <w:rPr>
          <w:szCs w:val="24"/>
        </w:rPr>
      </w:pPr>
      <w:r w:rsidRPr="00E63AC8">
        <w:rPr>
          <w:szCs w:val="24"/>
        </w:rPr>
        <w:t>Set aside reserves</w:t>
      </w:r>
    </w:p>
    <w:p w14:paraId="50602AEC" w14:textId="77777777" w:rsidR="00722184" w:rsidRPr="00E63AC8" w:rsidRDefault="00722184" w:rsidP="007A3BE0">
      <w:pPr>
        <w:widowControl w:val="0"/>
        <w:numPr>
          <w:ilvl w:val="1"/>
          <w:numId w:val="19"/>
        </w:numPr>
        <w:rPr>
          <w:szCs w:val="24"/>
        </w:rPr>
      </w:pPr>
      <w:r w:rsidRPr="00E63AC8">
        <w:rPr>
          <w:szCs w:val="24"/>
        </w:rPr>
        <w:t>Repay Member loans (if any)</w:t>
      </w:r>
    </w:p>
    <w:p w14:paraId="145B6F63" w14:textId="77777777" w:rsidR="00722184" w:rsidRPr="00E63AC8" w:rsidRDefault="00722184" w:rsidP="007A3BE0">
      <w:pPr>
        <w:widowControl w:val="0"/>
        <w:numPr>
          <w:ilvl w:val="1"/>
          <w:numId w:val="19"/>
        </w:numPr>
        <w:rPr>
          <w:szCs w:val="24"/>
        </w:rPr>
      </w:pPr>
      <w:r w:rsidRPr="00E63AC8">
        <w:rPr>
          <w:szCs w:val="24"/>
        </w:rPr>
        <w:t>Return Capital Contributions</w:t>
      </w:r>
    </w:p>
    <w:p w14:paraId="12CCDFAA" w14:textId="77777777" w:rsidR="00722184" w:rsidRPr="00E63AC8" w:rsidRDefault="00722184" w:rsidP="007A3BE0">
      <w:pPr>
        <w:widowControl w:val="0"/>
        <w:numPr>
          <w:ilvl w:val="1"/>
          <w:numId w:val="19"/>
        </w:numPr>
        <w:rPr>
          <w:szCs w:val="24"/>
        </w:rPr>
      </w:pPr>
      <w:r w:rsidRPr="00E63AC8">
        <w:rPr>
          <w:szCs w:val="24"/>
        </w:rPr>
        <w:t>Distribute remaining assets by ownership percentage</w:t>
      </w:r>
    </w:p>
    <w:p w14:paraId="58AD4729" w14:textId="77777777" w:rsidR="00722184" w:rsidRPr="00E63AC8" w:rsidRDefault="00722184" w:rsidP="007A3BE0">
      <w:pPr>
        <w:widowControl w:val="0"/>
        <w:numPr>
          <w:ilvl w:val="0"/>
          <w:numId w:val="19"/>
        </w:numPr>
        <w:rPr>
          <w:szCs w:val="24"/>
        </w:rPr>
      </w:pPr>
      <w:r w:rsidRPr="00E63AC8">
        <w:rPr>
          <w:b/>
          <w:bCs/>
          <w:szCs w:val="24"/>
        </w:rPr>
        <w:t>Final Allocations</w:t>
      </w:r>
      <w:r w:rsidRPr="00E63AC8">
        <w:rPr>
          <w:szCs w:val="24"/>
        </w:rPr>
        <w:t>: Profits and losses during winding up follow Member ownership percentages.</w:t>
      </w:r>
    </w:p>
    <w:p w14:paraId="0A8FD7E6" w14:textId="77777777" w:rsidR="00722184" w:rsidRPr="003D0C0A" w:rsidRDefault="00722184" w:rsidP="00722184">
      <w:pPr>
        <w:widowControl w:val="0"/>
        <w:rPr>
          <w:szCs w:val="24"/>
        </w:rPr>
      </w:pPr>
    </w:p>
    <w:p w14:paraId="4B5A4A87" w14:textId="77777777" w:rsidR="00722184" w:rsidRPr="00E63AC8" w:rsidRDefault="00722184" w:rsidP="00722184">
      <w:pPr>
        <w:widowControl w:val="0"/>
        <w:rPr>
          <w:b/>
          <w:bCs/>
          <w:szCs w:val="24"/>
        </w:rPr>
      </w:pPr>
      <w:r w:rsidRPr="00E63AC8">
        <w:rPr>
          <w:b/>
          <w:bCs/>
          <w:szCs w:val="24"/>
        </w:rPr>
        <w:t xml:space="preserve">Article 9 – Special Provisions </w:t>
      </w:r>
    </w:p>
    <w:p w14:paraId="61E9EAD1" w14:textId="77777777" w:rsidR="00722184" w:rsidRPr="00E63AC8" w:rsidRDefault="00722184" w:rsidP="007A3BE0">
      <w:pPr>
        <w:widowControl w:val="0"/>
        <w:numPr>
          <w:ilvl w:val="0"/>
          <w:numId w:val="20"/>
        </w:numPr>
        <w:spacing w:after="0"/>
        <w:rPr>
          <w:szCs w:val="24"/>
        </w:rPr>
      </w:pPr>
      <w:r w:rsidRPr="00E63AC8">
        <w:rPr>
          <w:b/>
          <w:bCs/>
          <w:szCs w:val="24"/>
        </w:rPr>
        <w:t>Prohibited Transactions</w:t>
      </w:r>
      <w:r w:rsidRPr="00E63AC8">
        <w:rPr>
          <w:szCs w:val="24"/>
        </w:rPr>
        <w:t>: Manager(s) must avoid any “prohibited transaction” under IRC §4975 affecting IRA/ESA/HSA Members.</w:t>
      </w:r>
    </w:p>
    <w:p w14:paraId="65E24298" w14:textId="77777777" w:rsidR="00722184" w:rsidRPr="00E63AC8" w:rsidRDefault="00722184" w:rsidP="007A3BE0">
      <w:pPr>
        <w:widowControl w:val="0"/>
        <w:numPr>
          <w:ilvl w:val="0"/>
          <w:numId w:val="20"/>
        </w:numPr>
        <w:spacing w:after="0"/>
        <w:rPr>
          <w:szCs w:val="24"/>
        </w:rPr>
      </w:pPr>
      <w:r w:rsidRPr="00E63AC8">
        <w:rPr>
          <w:b/>
          <w:bCs/>
          <w:szCs w:val="24"/>
        </w:rPr>
        <w:t>UBTI &amp; UDFI</w:t>
      </w:r>
      <w:r w:rsidRPr="00E63AC8">
        <w:rPr>
          <w:szCs w:val="24"/>
        </w:rPr>
        <w:t>: Members are responsible for taxes on Unrelated Business or Debt-Financed Income; Manager must provide info for IRS filings.</w:t>
      </w:r>
    </w:p>
    <w:p w14:paraId="3421A5EC" w14:textId="77777777" w:rsidR="00722184" w:rsidRPr="00E63AC8" w:rsidRDefault="00722184" w:rsidP="007A3BE0">
      <w:pPr>
        <w:widowControl w:val="0"/>
        <w:numPr>
          <w:ilvl w:val="0"/>
          <w:numId w:val="20"/>
        </w:numPr>
        <w:spacing w:after="0"/>
        <w:rPr>
          <w:szCs w:val="24"/>
        </w:rPr>
      </w:pPr>
      <w:r w:rsidRPr="00E63AC8">
        <w:rPr>
          <w:b/>
          <w:bCs/>
          <w:szCs w:val="24"/>
        </w:rPr>
        <w:t>Annual Valuations</w:t>
      </w:r>
      <w:r w:rsidRPr="00E63AC8">
        <w:rPr>
          <w:szCs w:val="24"/>
        </w:rPr>
        <w:t>: Manager must report fair market value of Member interests annually by January 15.</w:t>
      </w:r>
    </w:p>
    <w:p w14:paraId="09E72D5F" w14:textId="77777777" w:rsidR="00722184" w:rsidRPr="00E63AC8" w:rsidRDefault="00722184" w:rsidP="007A3BE0">
      <w:pPr>
        <w:widowControl w:val="0"/>
        <w:numPr>
          <w:ilvl w:val="0"/>
          <w:numId w:val="20"/>
        </w:numPr>
        <w:spacing w:after="0"/>
        <w:rPr>
          <w:szCs w:val="24"/>
        </w:rPr>
      </w:pPr>
      <w:r w:rsidRPr="00E63AC8">
        <w:rPr>
          <w:b/>
          <w:bCs/>
          <w:szCs w:val="24"/>
        </w:rPr>
        <w:t>Fiduciary Duty</w:t>
      </w:r>
      <w:r w:rsidRPr="00E63AC8">
        <w:rPr>
          <w:szCs w:val="24"/>
        </w:rPr>
        <w:t>: Manager(s) must act with care and in the Members’ best interest.</w:t>
      </w:r>
    </w:p>
    <w:p w14:paraId="04C458CD" w14:textId="77777777" w:rsidR="00722184" w:rsidRPr="00E63AC8" w:rsidRDefault="00722184" w:rsidP="007A3BE0">
      <w:pPr>
        <w:widowControl w:val="0"/>
        <w:numPr>
          <w:ilvl w:val="0"/>
          <w:numId w:val="20"/>
        </w:numPr>
        <w:spacing w:after="0"/>
        <w:rPr>
          <w:szCs w:val="24"/>
        </w:rPr>
      </w:pPr>
      <w:r w:rsidRPr="00E63AC8">
        <w:rPr>
          <w:b/>
          <w:bCs/>
          <w:szCs w:val="24"/>
        </w:rPr>
        <w:t>Borrowing</w:t>
      </w:r>
      <w:r w:rsidRPr="00E63AC8">
        <w:rPr>
          <w:szCs w:val="24"/>
        </w:rPr>
        <w:t xml:space="preserve">: Company can borrow for real estate only with 75% Member approval; disqualified </w:t>
      </w:r>
      <w:proofErr w:type="gramStart"/>
      <w:r w:rsidRPr="00E63AC8">
        <w:rPr>
          <w:szCs w:val="24"/>
        </w:rPr>
        <w:t>persons</w:t>
      </w:r>
      <w:proofErr w:type="gramEnd"/>
      <w:r w:rsidRPr="00E63AC8">
        <w:rPr>
          <w:szCs w:val="24"/>
        </w:rPr>
        <w:t xml:space="preserve"> cannot guarantee loans.</w:t>
      </w:r>
    </w:p>
    <w:p w14:paraId="7B8F684A" w14:textId="77777777" w:rsidR="00722184" w:rsidRPr="00E63AC8" w:rsidRDefault="00722184" w:rsidP="007A3BE0">
      <w:pPr>
        <w:widowControl w:val="0"/>
        <w:numPr>
          <w:ilvl w:val="0"/>
          <w:numId w:val="20"/>
        </w:numPr>
        <w:spacing w:after="0"/>
        <w:rPr>
          <w:szCs w:val="24"/>
        </w:rPr>
      </w:pPr>
      <w:r w:rsidRPr="00E63AC8">
        <w:rPr>
          <w:b/>
          <w:bCs/>
          <w:szCs w:val="24"/>
        </w:rPr>
        <w:t>RMDs</w:t>
      </w:r>
      <w:r w:rsidRPr="00E63AC8">
        <w:rPr>
          <w:szCs w:val="24"/>
        </w:rPr>
        <w:t>: Members subject to Required Minimum Distributions (RMDs) must ensure separate funds are available to satisfy them.</w:t>
      </w:r>
    </w:p>
    <w:p w14:paraId="47A0EB73" w14:textId="77777777" w:rsidR="00722184" w:rsidRPr="003D0C0A" w:rsidRDefault="00722184" w:rsidP="00722184">
      <w:pPr>
        <w:widowControl w:val="0"/>
        <w:rPr>
          <w:szCs w:val="24"/>
        </w:rPr>
      </w:pPr>
    </w:p>
    <w:p w14:paraId="03756B54" w14:textId="77777777" w:rsidR="00722184" w:rsidRPr="00E63AC8" w:rsidRDefault="00722184" w:rsidP="00722184">
      <w:pPr>
        <w:widowControl w:val="0"/>
        <w:rPr>
          <w:b/>
          <w:bCs/>
          <w:szCs w:val="24"/>
        </w:rPr>
      </w:pPr>
      <w:r w:rsidRPr="00E63AC8">
        <w:rPr>
          <w:b/>
          <w:bCs/>
          <w:szCs w:val="24"/>
        </w:rPr>
        <w:t xml:space="preserve">Article 10 – Miscellaneous </w:t>
      </w:r>
    </w:p>
    <w:p w14:paraId="4AA3331B" w14:textId="77777777" w:rsidR="00722184" w:rsidRPr="00E63AC8" w:rsidRDefault="00722184" w:rsidP="007A3BE0">
      <w:pPr>
        <w:widowControl w:val="0"/>
        <w:numPr>
          <w:ilvl w:val="0"/>
          <w:numId w:val="21"/>
        </w:numPr>
        <w:spacing w:after="0"/>
        <w:rPr>
          <w:szCs w:val="24"/>
        </w:rPr>
      </w:pPr>
      <w:r w:rsidRPr="00E63AC8">
        <w:rPr>
          <w:b/>
          <w:bCs/>
          <w:szCs w:val="24"/>
        </w:rPr>
        <w:t>Seal</w:t>
      </w:r>
      <w:r w:rsidRPr="00E63AC8">
        <w:rPr>
          <w:szCs w:val="24"/>
        </w:rPr>
        <w:t>: The Company may adopt an official seal.</w:t>
      </w:r>
    </w:p>
    <w:p w14:paraId="71EC787C" w14:textId="77777777" w:rsidR="00722184" w:rsidRPr="00E63AC8" w:rsidRDefault="00722184" w:rsidP="007A3BE0">
      <w:pPr>
        <w:widowControl w:val="0"/>
        <w:numPr>
          <w:ilvl w:val="0"/>
          <w:numId w:val="21"/>
        </w:numPr>
        <w:spacing w:after="0"/>
        <w:rPr>
          <w:szCs w:val="24"/>
        </w:rPr>
      </w:pPr>
      <w:r w:rsidRPr="00E63AC8">
        <w:rPr>
          <w:b/>
          <w:bCs/>
          <w:szCs w:val="24"/>
        </w:rPr>
        <w:t>Interpretation</w:t>
      </w:r>
      <w:r w:rsidRPr="00E63AC8">
        <w:rPr>
          <w:szCs w:val="24"/>
        </w:rPr>
        <w:t>: Words include all genders and singular/plural as needed.</w:t>
      </w:r>
    </w:p>
    <w:p w14:paraId="17D7198C" w14:textId="77777777" w:rsidR="00722184" w:rsidRPr="00E63AC8" w:rsidRDefault="00722184" w:rsidP="007A3BE0">
      <w:pPr>
        <w:widowControl w:val="0"/>
        <w:numPr>
          <w:ilvl w:val="0"/>
          <w:numId w:val="21"/>
        </w:numPr>
        <w:spacing w:after="0"/>
        <w:rPr>
          <w:szCs w:val="24"/>
        </w:rPr>
      </w:pPr>
      <w:r w:rsidRPr="00E63AC8">
        <w:rPr>
          <w:b/>
          <w:bCs/>
          <w:szCs w:val="24"/>
        </w:rPr>
        <w:lastRenderedPageBreak/>
        <w:t>Headings</w:t>
      </w:r>
      <w:r w:rsidRPr="00E63AC8">
        <w:rPr>
          <w:szCs w:val="24"/>
        </w:rPr>
        <w:t>: For reference only, not legally binding.</w:t>
      </w:r>
    </w:p>
    <w:p w14:paraId="31FBC3F0" w14:textId="77777777" w:rsidR="00722184" w:rsidRPr="00E63AC8" w:rsidRDefault="00722184" w:rsidP="007A3BE0">
      <w:pPr>
        <w:widowControl w:val="0"/>
        <w:numPr>
          <w:ilvl w:val="0"/>
          <w:numId w:val="21"/>
        </w:numPr>
        <w:spacing w:after="0"/>
        <w:rPr>
          <w:szCs w:val="24"/>
        </w:rPr>
      </w:pPr>
      <w:r w:rsidRPr="00E63AC8">
        <w:rPr>
          <w:b/>
          <w:bCs/>
          <w:szCs w:val="24"/>
        </w:rPr>
        <w:t>Confidentiality</w:t>
      </w:r>
      <w:r w:rsidRPr="00E63AC8">
        <w:rPr>
          <w:szCs w:val="24"/>
        </w:rPr>
        <w:t>: Company matters must remain private.</w:t>
      </w:r>
    </w:p>
    <w:p w14:paraId="22988AE2" w14:textId="77777777" w:rsidR="00722184" w:rsidRPr="00E63AC8" w:rsidRDefault="00722184" w:rsidP="007A3BE0">
      <w:pPr>
        <w:widowControl w:val="0"/>
        <w:numPr>
          <w:ilvl w:val="0"/>
          <w:numId w:val="21"/>
        </w:numPr>
        <w:spacing w:after="0"/>
        <w:rPr>
          <w:szCs w:val="24"/>
        </w:rPr>
      </w:pPr>
      <w:r w:rsidRPr="00E63AC8">
        <w:rPr>
          <w:b/>
          <w:bCs/>
          <w:szCs w:val="24"/>
        </w:rPr>
        <w:t>Binding Effect</w:t>
      </w:r>
      <w:r w:rsidRPr="00E63AC8">
        <w:rPr>
          <w:szCs w:val="24"/>
        </w:rPr>
        <w:t>: Agreement binds all parties and their successors.</w:t>
      </w:r>
    </w:p>
    <w:p w14:paraId="5114B886" w14:textId="77777777" w:rsidR="00722184" w:rsidRPr="00E63AC8" w:rsidRDefault="00722184" w:rsidP="007A3BE0">
      <w:pPr>
        <w:widowControl w:val="0"/>
        <w:numPr>
          <w:ilvl w:val="0"/>
          <w:numId w:val="21"/>
        </w:numPr>
        <w:spacing w:after="0"/>
        <w:rPr>
          <w:szCs w:val="24"/>
        </w:rPr>
      </w:pPr>
      <w:r w:rsidRPr="00E63AC8">
        <w:rPr>
          <w:b/>
          <w:bCs/>
          <w:szCs w:val="24"/>
        </w:rPr>
        <w:t>Governing Law</w:t>
      </w:r>
      <w:r w:rsidRPr="00E63AC8">
        <w:rPr>
          <w:szCs w:val="24"/>
        </w:rPr>
        <w:t>: North Carolina law; venue is Wake County.</w:t>
      </w:r>
    </w:p>
    <w:p w14:paraId="22F7BDE7" w14:textId="77777777" w:rsidR="00722184" w:rsidRPr="00E63AC8" w:rsidRDefault="00722184" w:rsidP="007A3BE0">
      <w:pPr>
        <w:widowControl w:val="0"/>
        <w:numPr>
          <w:ilvl w:val="0"/>
          <w:numId w:val="21"/>
        </w:numPr>
        <w:spacing w:after="0"/>
        <w:rPr>
          <w:szCs w:val="24"/>
        </w:rPr>
      </w:pPr>
      <w:r w:rsidRPr="00E63AC8">
        <w:rPr>
          <w:b/>
          <w:bCs/>
          <w:szCs w:val="24"/>
        </w:rPr>
        <w:t>Severability</w:t>
      </w:r>
      <w:r w:rsidRPr="00E63AC8">
        <w:rPr>
          <w:szCs w:val="24"/>
        </w:rPr>
        <w:t>: Invalid clauses don’t affect the rest of the Agreement.</w:t>
      </w:r>
    </w:p>
    <w:p w14:paraId="153D1CDD" w14:textId="77777777" w:rsidR="00722184" w:rsidRPr="00E63AC8" w:rsidRDefault="00722184" w:rsidP="007A3BE0">
      <w:pPr>
        <w:widowControl w:val="0"/>
        <w:numPr>
          <w:ilvl w:val="0"/>
          <w:numId w:val="21"/>
        </w:numPr>
        <w:spacing w:after="0"/>
        <w:rPr>
          <w:szCs w:val="24"/>
        </w:rPr>
      </w:pPr>
      <w:r w:rsidRPr="00E63AC8">
        <w:rPr>
          <w:b/>
          <w:bCs/>
          <w:szCs w:val="24"/>
        </w:rPr>
        <w:t>Entire Agreement</w:t>
      </w:r>
      <w:r w:rsidRPr="00E63AC8">
        <w:rPr>
          <w:szCs w:val="24"/>
        </w:rPr>
        <w:t>: This document overrides all prior agreements.</w:t>
      </w:r>
    </w:p>
    <w:p w14:paraId="64890ADF" w14:textId="77777777" w:rsidR="00722184" w:rsidRPr="00E63AC8" w:rsidRDefault="00722184" w:rsidP="007A3BE0">
      <w:pPr>
        <w:widowControl w:val="0"/>
        <w:numPr>
          <w:ilvl w:val="0"/>
          <w:numId w:val="21"/>
        </w:numPr>
        <w:spacing w:after="0"/>
        <w:rPr>
          <w:szCs w:val="24"/>
        </w:rPr>
      </w:pPr>
      <w:r w:rsidRPr="00E63AC8">
        <w:rPr>
          <w:b/>
          <w:bCs/>
          <w:szCs w:val="24"/>
        </w:rPr>
        <w:t>No Third-Party Rights</w:t>
      </w:r>
      <w:r w:rsidRPr="00E63AC8">
        <w:rPr>
          <w:szCs w:val="24"/>
        </w:rPr>
        <w:t>: Only Members and their successors have enforceable rights.</w:t>
      </w:r>
    </w:p>
    <w:p w14:paraId="7872FCE0" w14:textId="77777777" w:rsidR="00722184" w:rsidRPr="00E63AC8" w:rsidRDefault="00722184" w:rsidP="007A3BE0">
      <w:pPr>
        <w:widowControl w:val="0"/>
        <w:numPr>
          <w:ilvl w:val="0"/>
          <w:numId w:val="21"/>
        </w:numPr>
        <w:spacing w:after="0"/>
        <w:rPr>
          <w:szCs w:val="24"/>
        </w:rPr>
      </w:pPr>
      <w:r w:rsidRPr="00E63AC8">
        <w:rPr>
          <w:b/>
          <w:bCs/>
          <w:szCs w:val="24"/>
        </w:rPr>
        <w:t>Entity Signatures</w:t>
      </w:r>
      <w:r w:rsidRPr="00E63AC8">
        <w:rPr>
          <w:szCs w:val="24"/>
        </w:rPr>
        <w:t>: The Company may rely on the authority of the signer for any Member entity.</w:t>
      </w:r>
    </w:p>
    <w:p w14:paraId="7759E448" w14:textId="77777777" w:rsidR="00722184" w:rsidRDefault="00722184" w:rsidP="00093DFD">
      <w:pPr>
        <w:widowControl w:val="0"/>
        <w:pBdr>
          <w:bottom w:val="single" w:sz="6" w:space="1" w:color="auto"/>
        </w:pBdr>
        <w:jc w:val="both"/>
      </w:pPr>
    </w:p>
    <w:p w14:paraId="07E9A33D" w14:textId="77777777" w:rsidR="00656C22" w:rsidRDefault="00656C22" w:rsidP="00093DFD">
      <w:pPr>
        <w:widowControl w:val="0"/>
        <w:jc w:val="both"/>
      </w:pPr>
    </w:p>
    <w:p w14:paraId="7D47AA01" w14:textId="1A67531F" w:rsidR="001F6CD0" w:rsidRPr="00300C57" w:rsidRDefault="001F6CD0" w:rsidP="007A3BE0">
      <w:pPr>
        <w:pStyle w:val="ListParagraph"/>
        <w:widowControl w:val="0"/>
        <w:numPr>
          <w:ilvl w:val="0"/>
          <w:numId w:val="7"/>
        </w:numPr>
        <w:jc w:val="center"/>
        <w:rPr>
          <w:b/>
          <w:bCs/>
          <w:u w:val="single"/>
        </w:rPr>
      </w:pPr>
    </w:p>
    <w:p w14:paraId="1F996965" w14:textId="7BE5249A" w:rsidR="006F4533" w:rsidRPr="008210DF" w:rsidRDefault="008210DF" w:rsidP="002C45D4">
      <w:pPr>
        <w:widowControl w:val="0"/>
        <w:jc w:val="center"/>
        <w:rPr>
          <w:b/>
          <w:bCs/>
          <w:u w:val="single"/>
        </w:rPr>
      </w:pPr>
      <w:r w:rsidRPr="008210DF">
        <w:rPr>
          <w:b/>
          <w:bCs/>
          <w:u w:val="single"/>
        </w:rPr>
        <w:t>Offices and Records</w:t>
      </w:r>
    </w:p>
    <w:p w14:paraId="2A786687" w14:textId="06ED9298" w:rsidR="00245BC4" w:rsidRPr="00BD7A63" w:rsidRDefault="00791C6B" w:rsidP="007A3BE0">
      <w:pPr>
        <w:pStyle w:val="Heading2"/>
        <w:numPr>
          <w:ilvl w:val="1"/>
          <w:numId w:val="7"/>
        </w:numPr>
      </w:pPr>
      <w:r w:rsidRPr="00FE2E7C">
        <w:rPr>
          <w:b/>
          <w:u w:val="single"/>
        </w:rPr>
        <w:t>Registered Office and Registered Agent.</w:t>
      </w:r>
      <w:r w:rsidRPr="00FE2E7C">
        <w:t xml:space="preserve">  </w:t>
      </w:r>
      <w:r w:rsidR="00245BC4" w:rsidRPr="00B628BD">
        <w:rPr>
          <w:color w:val="0070C0"/>
        </w:rPr>
        <w:t>The Company’s registered office and agent in North Carolina will be chosen by the Manager(s) and kept on file with the Secretary of State. If the agent is a person, they must live in North Carolina.</w:t>
      </w:r>
    </w:p>
    <w:p w14:paraId="5D65B98C" w14:textId="7D2B0156" w:rsidR="001F6CD0" w:rsidRPr="00E63B97" w:rsidRDefault="00791C6B" w:rsidP="007A3BE0">
      <w:pPr>
        <w:pStyle w:val="Heading2"/>
        <w:keepNext w:val="0"/>
        <w:keepLines w:val="0"/>
        <w:widowControl w:val="0"/>
        <w:numPr>
          <w:ilvl w:val="1"/>
          <w:numId w:val="7"/>
        </w:numPr>
        <w:jc w:val="both"/>
        <w:rPr>
          <w:bCs w:val="0"/>
          <w:color w:val="auto"/>
        </w:rPr>
      </w:pPr>
      <w:r w:rsidRPr="00D20264">
        <w:rPr>
          <w:b/>
          <w:color w:val="auto"/>
          <w:u w:val="single"/>
        </w:rPr>
        <w:t>Principal Place of Business</w:t>
      </w:r>
      <w:r w:rsidRPr="00D20264">
        <w:rPr>
          <w:b/>
          <w:color w:val="auto"/>
        </w:rPr>
        <w:t>.</w:t>
      </w:r>
      <w:r w:rsidRPr="00E63B97">
        <w:rPr>
          <w:bCs w:val="0"/>
          <w:color w:val="auto"/>
        </w:rPr>
        <w:t xml:space="preserve">  </w:t>
      </w:r>
      <w:r w:rsidR="00245BC4" w:rsidRPr="00245BC4">
        <w:rPr>
          <w:bCs w:val="0"/>
          <w:color w:val="0070C0"/>
        </w:rPr>
        <w:t xml:space="preserve">The Company’s main office will be at 2156 Haig Point Way, Raleigh, NC 27604, unless the Manager(s) </w:t>
      </w:r>
      <w:proofErr w:type="gramStart"/>
      <w:r w:rsidR="00245BC4" w:rsidRPr="00245BC4">
        <w:rPr>
          <w:bCs w:val="0"/>
          <w:color w:val="0070C0"/>
        </w:rPr>
        <w:t>choose</w:t>
      </w:r>
      <w:proofErr w:type="gramEnd"/>
      <w:r w:rsidR="00245BC4" w:rsidRPr="00245BC4">
        <w:rPr>
          <w:bCs w:val="0"/>
          <w:color w:val="0070C0"/>
        </w:rPr>
        <w:t xml:space="preserve"> a different location.</w:t>
      </w:r>
    </w:p>
    <w:p w14:paraId="7F0386AB" w14:textId="738E0AE9" w:rsidR="008E480F" w:rsidRDefault="00791C6B" w:rsidP="007A3BE0">
      <w:pPr>
        <w:pStyle w:val="Heading2"/>
        <w:keepNext w:val="0"/>
        <w:keepLines w:val="0"/>
        <w:widowControl w:val="0"/>
        <w:numPr>
          <w:ilvl w:val="1"/>
          <w:numId w:val="7"/>
        </w:numPr>
        <w:jc w:val="both"/>
        <w:rPr>
          <w:b/>
          <w:bCs w:val="0"/>
          <w:color w:val="auto"/>
        </w:rPr>
      </w:pPr>
      <w:r w:rsidRPr="00D20264">
        <w:rPr>
          <w:b/>
          <w:color w:val="auto"/>
          <w:u w:val="single"/>
        </w:rPr>
        <w:t>Other Offices.</w:t>
      </w:r>
      <w:r w:rsidRPr="00AE4C1E">
        <w:rPr>
          <w:bCs w:val="0"/>
          <w:color w:val="auto"/>
        </w:rPr>
        <w:t xml:space="preserve">  </w:t>
      </w:r>
      <w:r w:rsidR="00245BC4" w:rsidRPr="00245BC4">
        <w:rPr>
          <w:bCs w:val="0"/>
          <w:color w:val="0070C0"/>
        </w:rPr>
        <w:t>The Company can set up additional offices anywhere, inside or outside North Carolina, as needed and decided by the Manager(s).</w:t>
      </w:r>
    </w:p>
    <w:p w14:paraId="1C233E01" w14:textId="26D74B8B" w:rsidR="00A0143A" w:rsidRDefault="00791C6B" w:rsidP="007A3BE0">
      <w:pPr>
        <w:pStyle w:val="Heading2"/>
        <w:keepNext w:val="0"/>
        <w:keepLines w:val="0"/>
        <w:widowControl w:val="0"/>
        <w:numPr>
          <w:ilvl w:val="1"/>
          <w:numId w:val="7"/>
        </w:numPr>
        <w:jc w:val="both"/>
        <w:rPr>
          <w:b/>
          <w:bCs w:val="0"/>
          <w:color w:val="auto"/>
        </w:rPr>
      </w:pPr>
      <w:r w:rsidRPr="00D20264">
        <w:rPr>
          <w:b/>
          <w:color w:val="auto"/>
          <w:u w:val="single"/>
        </w:rPr>
        <w:t>Records</w:t>
      </w:r>
      <w:r w:rsidRPr="00D20264">
        <w:rPr>
          <w:b/>
          <w:color w:val="auto"/>
        </w:rPr>
        <w:t>.</w:t>
      </w:r>
      <w:r w:rsidRPr="008E480F">
        <w:rPr>
          <w:bCs w:val="0"/>
          <w:color w:val="auto"/>
        </w:rPr>
        <w:t xml:space="preserve">  </w:t>
      </w:r>
      <w:r w:rsidR="00245BC4" w:rsidRPr="00245BC4">
        <w:rPr>
          <w:bCs w:val="0"/>
          <w:color w:val="0070C0"/>
        </w:rPr>
        <w:t>The Company will keep complete and accurate records, including financials, meeting minutes, and lists of Members and Managers. Membership and capital account records will be kept at the main office, along with any other records required by law.</w:t>
      </w:r>
    </w:p>
    <w:p w14:paraId="571A6D4C" w14:textId="595F92C5" w:rsidR="001F6CD0" w:rsidRPr="008E480F" w:rsidRDefault="00791C6B" w:rsidP="007A3BE0">
      <w:pPr>
        <w:pStyle w:val="Heading2"/>
        <w:numPr>
          <w:ilvl w:val="1"/>
          <w:numId w:val="7"/>
        </w:numPr>
      </w:pPr>
      <w:r w:rsidRPr="00D20264">
        <w:rPr>
          <w:b/>
          <w:u w:val="single"/>
        </w:rPr>
        <w:t>Inspection of Books</w:t>
      </w:r>
      <w:r w:rsidRPr="00D20264">
        <w:rPr>
          <w:b/>
        </w:rPr>
        <w:t>.</w:t>
      </w:r>
      <w:r w:rsidRPr="008E480F">
        <w:t xml:space="preserve">  </w:t>
      </w:r>
      <w:r w:rsidR="0088489A" w:rsidRPr="0088489A">
        <w:rPr>
          <w:color w:val="0070C0"/>
        </w:rPr>
        <w:t xml:space="preserve">Any Member can request in writing to inspect the Company’s records during normal business hours and make copies. However, Members can’t misuse the information or share it with competitors. The Company may require the Member to agree to cover any </w:t>
      </w:r>
      <w:proofErr w:type="gramStart"/>
      <w:r w:rsidR="0088489A" w:rsidRPr="0088489A">
        <w:rPr>
          <w:color w:val="0070C0"/>
        </w:rPr>
        <w:t>damages</w:t>
      </w:r>
      <w:proofErr w:type="gramEnd"/>
      <w:r w:rsidR="0088489A" w:rsidRPr="0088489A">
        <w:rPr>
          <w:color w:val="0070C0"/>
        </w:rPr>
        <w:t xml:space="preserve"> caused by improper disclosure.</w:t>
      </w:r>
    </w:p>
    <w:p w14:paraId="0DFBFEDB" w14:textId="6FE6C47D" w:rsidR="00372F6E" w:rsidRDefault="00791C6B" w:rsidP="007A3BE0">
      <w:pPr>
        <w:pStyle w:val="Heading2"/>
        <w:keepNext w:val="0"/>
        <w:keepLines w:val="0"/>
        <w:widowControl w:val="0"/>
        <w:numPr>
          <w:ilvl w:val="1"/>
          <w:numId w:val="7"/>
        </w:numPr>
        <w:jc w:val="both"/>
        <w:rPr>
          <w:b/>
          <w:bCs w:val="0"/>
          <w:color w:val="auto"/>
        </w:rPr>
      </w:pPr>
      <w:r w:rsidRPr="00D20264">
        <w:rPr>
          <w:b/>
          <w:color w:val="auto"/>
          <w:u w:val="single"/>
        </w:rPr>
        <w:t>Scope of Business and Company Opportunities</w:t>
      </w:r>
      <w:r w:rsidRPr="00D20264">
        <w:rPr>
          <w:b/>
          <w:color w:val="auto"/>
        </w:rPr>
        <w:t>.</w:t>
      </w:r>
      <w:r w:rsidRPr="00E63B97">
        <w:rPr>
          <w:bCs w:val="0"/>
          <w:color w:val="auto"/>
        </w:rPr>
        <w:t xml:space="preserve">  </w:t>
      </w:r>
      <w:r w:rsidR="00245BC4" w:rsidRPr="00245BC4">
        <w:rPr>
          <w:bCs w:val="0"/>
          <w:color w:val="0070C0"/>
        </w:rPr>
        <w:t xml:space="preserve">The Company’s sole business is investing in residential real estate for rental income and long-term growth. Members can invest in other real estate on their own, </w:t>
      </w:r>
      <w:proofErr w:type="gramStart"/>
      <w:r w:rsidR="00245BC4" w:rsidRPr="00245BC4">
        <w:rPr>
          <w:bCs w:val="0"/>
          <w:color w:val="0070C0"/>
        </w:rPr>
        <w:t>as long as</w:t>
      </w:r>
      <w:proofErr w:type="gramEnd"/>
      <w:r w:rsidR="00245BC4" w:rsidRPr="00245BC4">
        <w:rPr>
          <w:bCs w:val="0"/>
          <w:color w:val="0070C0"/>
        </w:rPr>
        <w:t xml:space="preserve"> it doesn’t significantly harm the Company.</w:t>
      </w:r>
    </w:p>
    <w:p w14:paraId="3CEF2599" w14:textId="77777777" w:rsidR="008243E1" w:rsidRPr="008243E1" w:rsidRDefault="008243E1" w:rsidP="00093DFD">
      <w:pPr>
        <w:widowControl w:val="0"/>
      </w:pPr>
    </w:p>
    <w:p w14:paraId="5E9BDF13" w14:textId="63D7AF70" w:rsidR="00372F6E" w:rsidRPr="00F94AFD" w:rsidRDefault="00372F6E" w:rsidP="007A3BE0">
      <w:pPr>
        <w:pStyle w:val="Heading1"/>
        <w:keepNext w:val="0"/>
        <w:keepLines w:val="0"/>
        <w:widowControl w:val="0"/>
        <w:numPr>
          <w:ilvl w:val="0"/>
          <w:numId w:val="7"/>
        </w:numPr>
        <w:spacing w:before="0"/>
        <w:rPr>
          <w:color w:val="auto"/>
          <w:u w:val="single"/>
        </w:rPr>
      </w:pPr>
    </w:p>
    <w:p w14:paraId="1CC9C674" w14:textId="77777777" w:rsidR="00372F6E" w:rsidRPr="00F94AFD" w:rsidRDefault="00372F6E" w:rsidP="002C45D4">
      <w:pPr>
        <w:pStyle w:val="Heading1"/>
        <w:keepNext w:val="0"/>
        <w:keepLines w:val="0"/>
        <w:widowControl w:val="0"/>
        <w:spacing w:before="0"/>
        <w:rPr>
          <w:color w:val="auto"/>
          <w:u w:val="single"/>
        </w:rPr>
      </w:pPr>
      <w:r w:rsidRPr="00F94AFD">
        <w:rPr>
          <w:color w:val="auto"/>
          <w:u w:val="single"/>
        </w:rPr>
        <w:t>Membership Units</w:t>
      </w:r>
    </w:p>
    <w:p w14:paraId="5A4DB20A" w14:textId="21235970" w:rsidR="008243E1" w:rsidRDefault="00791C6B" w:rsidP="007A3BE0">
      <w:pPr>
        <w:pStyle w:val="Heading2"/>
        <w:keepNext w:val="0"/>
        <w:keepLines w:val="0"/>
        <w:widowControl w:val="0"/>
        <w:numPr>
          <w:ilvl w:val="1"/>
          <w:numId w:val="7"/>
        </w:numPr>
        <w:rPr>
          <w:b/>
          <w:bCs w:val="0"/>
          <w:color w:val="auto"/>
        </w:rPr>
      </w:pPr>
      <w:r w:rsidRPr="00D20264">
        <w:rPr>
          <w:b/>
          <w:bCs w:val="0"/>
          <w:color w:val="auto"/>
          <w:u w:val="single"/>
        </w:rPr>
        <w:t>Membership Units Authorized</w:t>
      </w:r>
      <w:r w:rsidRPr="00D20264">
        <w:rPr>
          <w:b/>
          <w:bCs w:val="0"/>
          <w:color w:val="auto"/>
        </w:rPr>
        <w:t>.</w:t>
      </w:r>
      <w:r w:rsidRPr="008243E1">
        <w:rPr>
          <w:bCs w:val="0"/>
          <w:color w:val="auto"/>
        </w:rPr>
        <w:t xml:space="preserve">  </w:t>
      </w:r>
      <w:r w:rsidR="0088489A" w:rsidRPr="0088489A">
        <w:rPr>
          <w:bCs w:val="0"/>
          <w:color w:val="0070C0"/>
        </w:rPr>
        <w:t xml:space="preserve">The Company can issue up to 100 Membership Units to the individuals or entities listed in Exhibit A, once full payment is received. Exhibit A shows who </w:t>
      </w:r>
      <w:r w:rsidR="0088489A" w:rsidRPr="0088489A">
        <w:rPr>
          <w:bCs w:val="0"/>
          <w:color w:val="0070C0"/>
        </w:rPr>
        <w:lastRenderedPageBreak/>
        <w:t>owns how many Units and what each contributed.</w:t>
      </w:r>
    </w:p>
    <w:p w14:paraId="2770F3A5" w14:textId="77777777" w:rsidR="00D179EB" w:rsidRPr="00D20264" w:rsidRDefault="00184709" w:rsidP="007A3BE0">
      <w:pPr>
        <w:pStyle w:val="Heading2"/>
        <w:keepNext w:val="0"/>
        <w:keepLines w:val="0"/>
        <w:widowControl w:val="0"/>
        <w:numPr>
          <w:ilvl w:val="1"/>
          <w:numId w:val="7"/>
        </w:numPr>
        <w:rPr>
          <w:b/>
          <w:color w:val="auto"/>
          <w:u w:val="single"/>
        </w:rPr>
      </w:pPr>
      <w:r w:rsidRPr="00D20264">
        <w:rPr>
          <w:b/>
          <w:color w:val="auto"/>
          <w:u w:val="single"/>
        </w:rPr>
        <w:t>D</w:t>
      </w:r>
      <w:r w:rsidRPr="00D20264">
        <w:rPr>
          <w:b/>
          <w:color w:val="auto"/>
          <w:sz w:val="26"/>
          <w:u w:val="single"/>
        </w:rPr>
        <w:t>escription of the Membership Units.</w:t>
      </w:r>
    </w:p>
    <w:p w14:paraId="012E2583" w14:textId="5D479729" w:rsidR="00885521" w:rsidRPr="00E66022" w:rsidRDefault="00791C6B" w:rsidP="007A3BE0">
      <w:pPr>
        <w:pStyle w:val="Heading3"/>
        <w:keepNext w:val="0"/>
        <w:keepLines w:val="0"/>
        <w:widowControl w:val="0"/>
        <w:numPr>
          <w:ilvl w:val="2"/>
          <w:numId w:val="7"/>
        </w:numPr>
        <w:rPr>
          <w:b/>
          <w:bCs w:val="0"/>
          <w:color w:val="auto"/>
          <w:sz w:val="26"/>
          <w:szCs w:val="26"/>
        </w:rPr>
      </w:pPr>
      <w:r w:rsidRPr="00E66022">
        <w:rPr>
          <w:b/>
          <w:color w:val="auto"/>
          <w:sz w:val="26"/>
          <w:szCs w:val="26"/>
          <w:u w:val="single"/>
        </w:rPr>
        <w:t>Voting Rights</w:t>
      </w:r>
      <w:r w:rsidRPr="00E66022">
        <w:rPr>
          <w:b/>
          <w:color w:val="auto"/>
          <w:sz w:val="26"/>
          <w:szCs w:val="26"/>
        </w:rPr>
        <w:t>.</w:t>
      </w:r>
      <w:r w:rsidR="00B110ED" w:rsidRPr="00E66022">
        <w:rPr>
          <w:bCs w:val="0"/>
          <w:color w:val="auto"/>
          <w:sz w:val="26"/>
          <w:szCs w:val="26"/>
        </w:rPr>
        <w:t xml:space="preserve"> </w:t>
      </w:r>
      <w:r w:rsidR="0088489A" w:rsidRPr="0088489A">
        <w:rPr>
          <w:bCs w:val="0"/>
          <w:color w:val="0070C0"/>
          <w:sz w:val="26"/>
          <w:szCs w:val="26"/>
        </w:rPr>
        <w:t>Each Membership Unit gives the holder one vote. Partial Units give fractional votes. Units transferred without unanimous Member consent lose voting rights, as explained in Section 3.4.</w:t>
      </w:r>
    </w:p>
    <w:p w14:paraId="0E2F73C8" w14:textId="03C44F5A" w:rsidR="00827A33" w:rsidRPr="00827A33" w:rsidRDefault="00791C6B" w:rsidP="007A3BE0">
      <w:pPr>
        <w:pStyle w:val="Heading3"/>
        <w:keepNext w:val="0"/>
        <w:keepLines w:val="0"/>
        <w:widowControl w:val="0"/>
        <w:numPr>
          <w:ilvl w:val="2"/>
          <w:numId w:val="7"/>
        </w:numPr>
        <w:spacing w:after="201" w:line="270" w:lineRule="auto"/>
        <w:jc w:val="both"/>
        <w:rPr>
          <w:b/>
          <w:color w:val="4F81BD" w:themeColor="accent1"/>
        </w:rPr>
      </w:pPr>
      <w:r w:rsidRPr="00E66022">
        <w:rPr>
          <w:b/>
          <w:color w:val="auto"/>
          <w:sz w:val="26"/>
          <w:szCs w:val="26"/>
          <w:u w:val="single"/>
        </w:rPr>
        <w:t>Additional Membership</w:t>
      </w:r>
      <w:r w:rsidR="00815F40" w:rsidRPr="00E66022">
        <w:rPr>
          <w:b/>
          <w:color w:val="auto"/>
          <w:sz w:val="26"/>
          <w:szCs w:val="26"/>
          <w:u w:val="single"/>
        </w:rPr>
        <w:t xml:space="preserve"> </w:t>
      </w:r>
      <w:r w:rsidRPr="00E66022">
        <w:rPr>
          <w:b/>
          <w:color w:val="auto"/>
          <w:sz w:val="26"/>
          <w:szCs w:val="26"/>
          <w:u w:val="single"/>
        </w:rPr>
        <w:t>Units</w:t>
      </w:r>
      <w:r w:rsidRPr="00FE2E7C">
        <w:rPr>
          <w:b/>
          <w:color w:val="auto"/>
          <w:sz w:val="26"/>
          <w:szCs w:val="26"/>
        </w:rPr>
        <w:t>.</w:t>
      </w:r>
      <w:r w:rsidR="00D04DBA" w:rsidRPr="000F3A3D">
        <w:rPr>
          <w:bCs w:val="0"/>
          <w:color w:val="auto"/>
          <w:sz w:val="26"/>
          <w:szCs w:val="26"/>
        </w:rPr>
        <w:t xml:space="preserve"> </w:t>
      </w:r>
      <w:r w:rsidR="0088489A" w:rsidRPr="0088489A">
        <w:rPr>
          <w:bCs w:val="0"/>
          <w:color w:val="0070C0"/>
          <w:sz w:val="26"/>
          <w:szCs w:val="26"/>
        </w:rPr>
        <w:t>No new Membership Units can be issued unless approved by the Members holding the required percentage for “Major Decisions” and by any Members legally required to approve.</w:t>
      </w:r>
    </w:p>
    <w:p w14:paraId="518F9E73" w14:textId="2B0F21F3" w:rsidR="000F3A3D" w:rsidRPr="000F3A3D" w:rsidRDefault="00791C6B" w:rsidP="007A3BE0">
      <w:pPr>
        <w:pStyle w:val="Heading3"/>
        <w:keepNext w:val="0"/>
        <w:keepLines w:val="0"/>
        <w:widowControl w:val="0"/>
        <w:numPr>
          <w:ilvl w:val="2"/>
          <w:numId w:val="7"/>
        </w:numPr>
        <w:spacing w:after="201" w:line="270" w:lineRule="auto"/>
        <w:jc w:val="both"/>
        <w:rPr>
          <w:color w:val="4F81BD" w:themeColor="accent1"/>
        </w:rPr>
      </w:pPr>
      <w:r w:rsidRPr="00E66022">
        <w:rPr>
          <w:b/>
          <w:color w:val="auto"/>
          <w:u w:val="single"/>
        </w:rPr>
        <w:t xml:space="preserve">Restrictions on </w:t>
      </w:r>
      <w:proofErr w:type="gramStart"/>
      <w:r w:rsidRPr="00E66022">
        <w:rPr>
          <w:b/>
          <w:color w:val="auto"/>
          <w:u w:val="single"/>
        </w:rPr>
        <w:t>a Transfer</w:t>
      </w:r>
      <w:proofErr w:type="gramEnd"/>
      <w:r w:rsidRPr="00E66022">
        <w:rPr>
          <w:b/>
          <w:color w:val="auto"/>
          <w:u w:val="single"/>
        </w:rPr>
        <w:t xml:space="preserve"> of Membership Units.</w:t>
      </w:r>
      <w:r w:rsidR="00271118" w:rsidRPr="000F3A3D">
        <w:rPr>
          <w:b/>
          <w:color w:val="auto"/>
        </w:rPr>
        <w:t xml:space="preserve"> </w:t>
      </w:r>
      <w:r w:rsidR="0088489A" w:rsidRPr="0088489A">
        <w:rPr>
          <w:bCs w:val="0"/>
          <w:color w:val="0070C0"/>
        </w:rPr>
        <w:t>Membership Units can’t be transferred unless allowed under Article 3. These restrictions stay in place unless officially removed.</w:t>
      </w:r>
    </w:p>
    <w:p w14:paraId="780392BA" w14:textId="65A8E96E" w:rsidR="00B93208" w:rsidRDefault="00827A33" w:rsidP="007A3BE0">
      <w:pPr>
        <w:pStyle w:val="Heading2"/>
        <w:keepNext w:val="0"/>
        <w:keepLines w:val="0"/>
        <w:widowControl w:val="0"/>
        <w:numPr>
          <w:ilvl w:val="1"/>
          <w:numId w:val="7"/>
        </w:numPr>
        <w:spacing w:after="201" w:line="270" w:lineRule="auto"/>
        <w:jc w:val="both"/>
      </w:pPr>
      <w:r w:rsidRPr="00E66022">
        <w:rPr>
          <w:b/>
          <w:bCs w:val="0"/>
          <w:u w:val="single" w:color="000000"/>
        </w:rPr>
        <w:t>Membership Unit Records</w:t>
      </w:r>
      <w:r>
        <w:t xml:space="preserve">.  </w:t>
      </w:r>
      <w:r w:rsidR="0088489A" w:rsidRPr="0088489A">
        <w:rPr>
          <w:color w:val="0070C0"/>
        </w:rPr>
        <w:t>The Company will keep records showing who owns Units, when they were issued or transferred, and how much was paid. Only the person listed in these records is considered the official owner with voting rights.</w:t>
      </w:r>
    </w:p>
    <w:p w14:paraId="44A7EAD2" w14:textId="326D3A7C" w:rsidR="001F6CD0" w:rsidRPr="00184709" w:rsidRDefault="00791C6B" w:rsidP="007A3BE0">
      <w:pPr>
        <w:pStyle w:val="Heading2"/>
        <w:keepNext w:val="0"/>
        <w:keepLines w:val="0"/>
        <w:widowControl w:val="0"/>
        <w:numPr>
          <w:ilvl w:val="1"/>
          <w:numId w:val="7"/>
        </w:numPr>
        <w:spacing w:after="201" w:line="270" w:lineRule="auto"/>
        <w:jc w:val="both"/>
      </w:pPr>
      <w:r w:rsidRPr="00B93208">
        <w:rPr>
          <w:b/>
          <w:bCs w:val="0"/>
          <w:u w:val="single"/>
        </w:rPr>
        <w:t>Record Date.</w:t>
      </w:r>
      <w:r w:rsidR="00F64027">
        <w:t xml:space="preserve"> </w:t>
      </w:r>
      <w:r w:rsidR="0088489A" w:rsidRPr="0088489A">
        <w:rPr>
          <w:color w:val="0070C0"/>
        </w:rPr>
        <w:t>To determine which Members can vote, get meeting notices, or receive distributions, the Manager(s) may set a record date between 10 and 60 days before the event. If no date is set, it defaults to just before the event or action.</w:t>
      </w:r>
    </w:p>
    <w:p w14:paraId="78E8655C" w14:textId="77777777" w:rsidR="001F6CD0" w:rsidRPr="00CB4CA1" w:rsidRDefault="00791C6B" w:rsidP="00421A0E">
      <w:pPr>
        <w:pStyle w:val="Heading1"/>
        <w:keepNext w:val="0"/>
        <w:keepLines w:val="0"/>
        <w:widowControl w:val="0"/>
        <w:jc w:val="both"/>
        <w:rPr>
          <w:b w:val="0"/>
          <w:bCs w:val="0"/>
          <w:color w:val="auto"/>
          <w:sz w:val="22"/>
          <w:szCs w:val="22"/>
        </w:rPr>
      </w:pPr>
      <w:r w:rsidRPr="00CB4CA1">
        <w:rPr>
          <w:b w:val="0"/>
          <w:bCs w:val="0"/>
          <w:color w:val="auto"/>
          <w:sz w:val="22"/>
          <w:szCs w:val="22"/>
        </w:rPr>
        <w:t>If no record date is fixed:</w:t>
      </w:r>
    </w:p>
    <w:p w14:paraId="4BF7001F" w14:textId="5A0D4330" w:rsidR="00656F2F" w:rsidRPr="00656F2F" w:rsidRDefault="00F33667" w:rsidP="007A3BE0">
      <w:pPr>
        <w:pStyle w:val="Heading3"/>
        <w:keepNext w:val="0"/>
        <w:keepLines w:val="0"/>
        <w:widowControl w:val="0"/>
        <w:numPr>
          <w:ilvl w:val="2"/>
          <w:numId w:val="7"/>
        </w:numPr>
        <w:rPr>
          <w:color w:val="auto"/>
        </w:rPr>
      </w:pPr>
      <w:r>
        <w:rPr>
          <w:color w:val="0070C0"/>
        </w:rPr>
        <w:t>T</w:t>
      </w:r>
      <w:r w:rsidR="0088489A" w:rsidRPr="00F33667">
        <w:rPr>
          <w:color w:val="0070C0"/>
        </w:rPr>
        <w:t>he Members eligible to vote at a meeting are those listed at the close of business the day before the meeting notice is given—or, if no notice is given, the day before the meeting is held.</w:t>
      </w:r>
    </w:p>
    <w:p w14:paraId="372244A4" w14:textId="6A1DEA37" w:rsidR="00DC30E8" w:rsidRDefault="00F33667" w:rsidP="007A3BE0">
      <w:pPr>
        <w:pStyle w:val="Heading3"/>
        <w:keepNext w:val="0"/>
        <w:keepLines w:val="0"/>
        <w:widowControl w:val="0"/>
        <w:numPr>
          <w:ilvl w:val="2"/>
          <w:numId w:val="7"/>
        </w:numPr>
      </w:pPr>
      <w:r>
        <w:rPr>
          <w:color w:val="0070C0"/>
        </w:rPr>
        <w:t>T</w:t>
      </w:r>
      <w:r w:rsidRPr="00F33667">
        <w:rPr>
          <w:color w:val="0070C0"/>
        </w:rPr>
        <w:t xml:space="preserve">he record date for written </w:t>
      </w:r>
      <w:proofErr w:type="gramStart"/>
      <w:r w:rsidRPr="00F33667">
        <w:rPr>
          <w:color w:val="0070C0"/>
        </w:rPr>
        <w:t>consents</w:t>
      </w:r>
      <w:proofErr w:type="gramEnd"/>
      <w:r w:rsidRPr="00F33667">
        <w:rPr>
          <w:color w:val="0070C0"/>
        </w:rPr>
        <w:t xml:space="preserve"> without a meeting is the day the first consent is given.</w:t>
      </w:r>
    </w:p>
    <w:p w14:paraId="0E33B6E2" w14:textId="1688D963" w:rsidR="001F6CD0" w:rsidRPr="00DC30E8" w:rsidRDefault="00F33667" w:rsidP="007A3BE0">
      <w:pPr>
        <w:pStyle w:val="Heading3"/>
        <w:keepNext w:val="0"/>
        <w:keepLines w:val="0"/>
        <w:widowControl w:val="0"/>
        <w:numPr>
          <w:ilvl w:val="2"/>
          <w:numId w:val="7"/>
        </w:numPr>
        <w:spacing w:before="0"/>
        <w:rPr>
          <w:b/>
          <w:color w:val="4F81BD" w:themeColor="accent1"/>
        </w:rPr>
      </w:pPr>
      <w:r>
        <w:rPr>
          <w:b/>
          <w:bCs w:val="0"/>
          <w:color w:val="0070C0"/>
          <w:sz w:val="22"/>
        </w:rPr>
        <w:t>T</w:t>
      </w:r>
      <w:r w:rsidRPr="00F33667">
        <w:rPr>
          <w:bCs w:val="0"/>
          <w:color w:val="0070C0"/>
          <w:sz w:val="22"/>
        </w:rPr>
        <w:t>he record date for any other action is the day the first related consent is given.</w:t>
      </w:r>
    </w:p>
    <w:p w14:paraId="09F97393" w14:textId="77777777" w:rsidR="008143BE" w:rsidRDefault="008143BE" w:rsidP="008143BE">
      <w:pPr>
        <w:pStyle w:val="Heading1"/>
        <w:keepNext w:val="0"/>
        <w:keepLines w:val="0"/>
        <w:widowControl w:val="0"/>
        <w:spacing w:before="0"/>
        <w:ind w:left="630" w:firstLine="288"/>
        <w:jc w:val="both"/>
        <w:rPr>
          <w:b w:val="0"/>
          <w:bCs w:val="0"/>
          <w:color w:val="auto"/>
          <w:sz w:val="22"/>
          <w:szCs w:val="22"/>
        </w:rPr>
      </w:pPr>
    </w:p>
    <w:p w14:paraId="70FBC381" w14:textId="7BF07DA9" w:rsidR="001F6CD0" w:rsidRPr="008143BE" w:rsidRDefault="00F33667" w:rsidP="00540FB2">
      <w:pPr>
        <w:pStyle w:val="Heading1"/>
        <w:keepNext w:val="0"/>
        <w:keepLines w:val="0"/>
        <w:widowControl w:val="0"/>
        <w:spacing w:before="0"/>
        <w:jc w:val="both"/>
        <w:rPr>
          <w:b w:val="0"/>
          <w:bCs w:val="0"/>
          <w:color w:val="auto"/>
          <w:sz w:val="22"/>
          <w:szCs w:val="22"/>
        </w:rPr>
      </w:pPr>
      <w:r w:rsidRPr="00F33667">
        <w:rPr>
          <w:b w:val="0"/>
          <w:bCs w:val="0"/>
          <w:color w:val="0070C0"/>
          <w:sz w:val="22"/>
          <w:szCs w:val="22"/>
        </w:rPr>
        <w:t>If a meeting is postponed, the original record date</w:t>
      </w:r>
      <w:r>
        <w:rPr>
          <w:b w:val="0"/>
          <w:bCs w:val="0"/>
          <w:color w:val="0070C0"/>
          <w:sz w:val="22"/>
          <w:szCs w:val="22"/>
        </w:rPr>
        <w:t>, and member notification,</w:t>
      </w:r>
      <w:r w:rsidRPr="00F33667">
        <w:rPr>
          <w:b w:val="0"/>
          <w:bCs w:val="0"/>
          <w:color w:val="0070C0"/>
          <w:sz w:val="22"/>
          <w:szCs w:val="22"/>
        </w:rPr>
        <w:t xml:space="preserve"> still applies—unless the Manager(s) </w:t>
      </w:r>
      <w:proofErr w:type="gramStart"/>
      <w:r w:rsidRPr="00F33667">
        <w:rPr>
          <w:b w:val="0"/>
          <w:bCs w:val="0"/>
          <w:color w:val="0070C0"/>
          <w:sz w:val="22"/>
          <w:szCs w:val="22"/>
        </w:rPr>
        <w:t>set</w:t>
      </w:r>
      <w:proofErr w:type="gramEnd"/>
      <w:r w:rsidRPr="00F33667">
        <w:rPr>
          <w:b w:val="0"/>
          <w:bCs w:val="0"/>
          <w:color w:val="0070C0"/>
          <w:sz w:val="22"/>
          <w:szCs w:val="22"/>
        </w:rPr>
        <w:t xml:space="preserve"> a new one.</w:t>
      </w:r>
    </w:p>
    <w:p w14:paraId="1E81DF73" w14:textId="59CBD187" w:rsidR="003B51C4" w:rsidRDefault="00791C6B" w:rsidP="007A3BE0">
      <w:pPr>
        <w:pStyle w:val="Heading2"/>
        <w:keepNext w:val="0"/>
        <w:keepLines w:val="0"/>
        <w:widowControl w:val="0"/>
        <w:numPr>
          <w:ilvl w:val="1"/>
          <w:numId w:val="7"/>
        </w:numPr>
      </w:pPr>
      <w:r w:rsidRPr="00D0763A">
        <w:rPr>
          <w:b/>
          <w:bCs w:val="0"/>
          <w:u w:val="single"/>
        </w:rPr>
        <w:t>Consideration for Issuance of Membership Units.</w:t>
      </w:r>
      <w:r w:rsidRPr="00184709">
        <w:t xml:space="preserve">  </w:t>
      </w:r>
      <w:r w:rsidR="00F33667" w:rsidRPr="00F33667">
        <w:rPr>
          <w:color w:val="0070C0"/>
        </w:rPr>
        <w:t>Membership Units can be paid for with cash, property, or a promise to pay, as approved by the Manager(s). Once issued, Units are considered fully paid.</w:t>
      </w:r>
    </w:p>
    <w:p w14:paraId="386E6C88" w14:textId="77777777" w:rsidR="00F446D6" w:rsidRPr="00F446D6" w:rsidRDefault="00791C6B" w:rsidP="007A3BE0">
      <w:pPr>
        <w:pStyle w:val="Heading2"/>
        <w:keepNext w:val="0"/>
        <w:keepLines w:val="0"/>
        <w:widowControl w:val="0"/>
        <w:numPr>
          <w:ilvl w:val="1"/>
          <w:numId w:val="7"/>
        </w:numPr>
        <w:rPr>
          <w:b/>
          <w:color w:val="4F81BD" w:themeColor="accent1"/>
        </w:rPr>
      </w:pPr>
      <w:r w:rsidRPr="00D0763A">
        <w:rPr>
          <w:b/>
          <w:color w:val="auto"/>
          <w:u w:val="single"/>
        </w:rPr>
        <w:t>Issuance and Repurchase of Membership Units.</w:t>
      </w:r>
      <w:r w:rsidRPr="00F446D6">
        <w:rPr>
          <w:bCs w:val="0"/>
          <w:color w:val="auto"/>
        </w:rPr>
        <w:t xml:space="preserve"> The Manager(s) are expressly empowered to fix and determine:</w:t>
      </w:r>
      <w:r w:rsidR="00F446D6">
        <w:rPr>
          <w:b/>
          <w:bCs w:val="0"/>
          <w:color w:val="auto"/>
        </w:rPr>
        <w:t xml:space="preserve"> </w:t>
      </w:r>
    </w:p>
    <w:p w14:paraId="7B8AE4FF" w14:textId="492B8503" w:rsidR="007C6670" w:rsidRPr="007C6670" w:rsidRDefault="00CB4CA1" w:rsidP="007A3BE0">
      <w:pPr>
        <w:pStyle w:val="Heading3"/>
        <w:keepNext w:val="0"/>
        <w:keepLines w:val="0"/>
        <w:widowControl w:val="0"/>
        <w:numPr>
          <w:ilvl w:val="2"/>
          <w:numId w:val="7"/>
        </w:numPr>
        <w:jc w:val="both"/>
        <w:rPr>
          <w:bCs w:val="0"/>
          <w:color w:val="auto"/>
        </w:rPr>
      </w:pPr>
      <w:r w:rsidRPr="00CB4CA1">
        <w:rPr>
          <w:color w:val="0070C0"/>
        </w:rPr>
        <w:t>The price for new Units, regardless of past prices.</w:t>
      </w:r>
    </w:p>
    <w:p w14:paraId="10BA1472" w14:textId="3ACE60EC" w:rsidR="007C6670" w:rsidRDefault="00CB4CA1" w:rsidP="007A3BE0">
      <w:pPr>
        <w:pStyle w:val="Heading3"/>
        <w:keepNext w:val="0"/>
        <w:keepLines w:val="0"/>
        <w:widowControl w:val="0"/>
        <w:numPr>
          <w:ilvl w:val="2"/>
          <w:numId w:val="7"/>
        </w:numPr>
        <w:jc w:val="both"/>
        <w:rPr>
          <w:b/>
          <w:bCs w:val="0"/>
          <w:color w:val="auto"/>
        </w:rPr>
      </w:pPr>
      <w:r>
        <w:rPr>
          <w:bCs w:val="0"/>
          <w:color w:val="0070C0"/>
        </w:rPr>
        <w:lastRenderedPageBreak/>
        <w:t>H</w:t>
      </w:r>
      <w:r w:rsidRPr="00CB4CA1">
        <w:rPr>
          <w:bCs w:val="0"/>
          <w:color w:val="0070C0"/>
        </w:rPr>
        <w:t>ow and what type of payment will be accepted.</w:t>
      </w:r>
    </w:p>
    <w:p w14:paraId="4835879F" w14:textId="4C35FA06" w:rsidR="002637C9" w:rsidRDefault="00CB4CA1" w:rsidP="007A3BE0">
      <w:pPr>
        <w:pStyle w:val="Heading3"/>
        <w:keepNext w:val="0"/>
        <w:keepLines w:val="0"/>
        <w:widowControl w:val="0"/>
        <w:numPr>
          <w:ilvl w:val="2"/>
          <w:numId w:val="7"/>
        </w:numPr>
        <w:jc w:val="both"/>
        <w:rPr>
          <w:b/>
          <w:bCs w:val="0"/>
          <w:color w:val="auto"/>
        </w:rPr>
      </w:pPr>
      <w:r>
        <w:rPr>
          <w:bCs w:val="0"/>
          <w:color w:val="0070C0"/>
        </w:rPr>
        <w:t>W</w:t>
      </w:r>
      <w:r w:rsidRPr="00CB4CA1">
        <w:rPr>
          <w:bCs w:val="0"/>
          <w:color w:val="0070C0"/>
        </w:rPr>
        <w:t>hat to do with repurchased Units and the terms.</w:t>
      </w:r>
    </w:p>
    <w:p w14:paraId="460DEE2B" w14:textId="2F182025" w:rsidR="001F6CD0" w:rsidRPr="002637C9" w:rsidRDefault="00CB4CA1" w:rsidP="007A3BE0">
      <w:pPr>
        <w:pStyle w:val="Heading3"/>
        <w:keepNext w:val="0"/>
        <w:keepLines w:val="0"/>
        <w:widowControl w:val="0"/>
        <w:numPr>
          <w:ilvl w:val="2"/>
          <w:numId w:val="7"/>
        </w:numPr>
        <w:jc w:val="both"/>
        <w:rPr>
          <w:bCs w:val="0"/>
          <w:color w:val="auto"/>
        </w:rPr>
      </w:pPr>
      <w:r w:rsidRPr="00CB4CA1">
        <w:rPr>
          <w:bCs w:val="0"/>
          <w:color w:val="0070C0"/>
        </w:rPr>
        <w:t xml:space="preserve">They control all related matters, </w:t>
      </w:r>
      <w:proofErr w:type="gramStart"/>
      <w:r w:rsidRPr="00CB4CA1">
        <w:rPr>
          <w:bCs w:val="0"/>
          <w:color w:val="0070C0"/>
        </w:rPr>
        <w:t>as long as</w:t>
      </w:r>
      <w:proofErr w:type="gramEnd"/>
      <w:r w:rsidRPr="00CB4CA1">
        <w:rPr>
          <w:bCs w:val="0"/>
          <w:color w:val="0070C0"/>
        </w:rPr>
        <w:t xml:space="preserve"> any required Member approvals are also obtained.</w:t>
      </w:r>
    </w:p>
    <w:p w14:paraId="1F76B699" w14:textId="77777777" w:rsidR="001F6CD0" w:rsidRPr="001D24EF" w:rsidRDefault="00791C6B" w:rsidP="007908B6">
      <w:pPr>
        <w:pStyle w:val="Heading1"/>
        <w:keepNext w:val="0"/>
        <w:keepLines w:val="0"/>
        <w:widowControl w:val="0"/>
        <w:jc w:val="both"/>
        <w:rPr>
          <w:b w:val="0"/>
          <w:bCs w:val="0"/>
          <w:color w:val="auto"/>
          <w:sz w:val="22"/>
          <w:szCs w:val="22"/>
        </w:rPr>
      </w:pPr>
      <w:r w:rsidRPr="001D24EF">
        <w:rPr>
          <w:b w:val="0"/>
          <w:bCs w:val="0"/>
          <w:color w:val="auto"/>
          <w:sz w:val="22"/>
          <w:szCs w:val="22"/>
        </w:rPr>
        <w:t>provided that any concurrent action required by law or this Operating Agreement to be taken by the Members is duly taken.</w:t>
      </w:r>
    </w:p>
    <w:p w14:paraId="2847D04B" w14:textId="5480B666" w:rsidR="001F6CD0" w:rsidRPr="00184709" w:rsidRDefault="00791C6B" w:rsidP="007A3BE0">
      <w:pPr>
        <w:pStyle w:val="Heading2"/>
        <w:keepNext w:val="0"/>
        <w:keepLines w:val="0"/>
        <w:widowControl w:val="0"/>
        <w:numPr>
          <w:ilvl w:val="1"/>
          <w:numId w:val="7"/>
        </w:numPr>
      </w:pPr>
      <w:r w:rsidRPr="00630BCA">
        <w:rPr>
          <w:b/>
          <w:bCs w:val="0"/>
          <w:u w:val="single"/>
        </w:rPr>
        <w:t>Power of the Manager(s).</w:t>
      </w:r>
      <w:r w:rsidRPr="00184709">
        <w:t xml:space="preserve">  </w:t>
      </w:r>
      <w:r w:rsidR="00CB4CA1" w:rsidRPr="00CB4CA1">
        <w:rPr>
          <w:color w:val="0070C0"/>
        </w:rPr>
        <w:t xml:space="preserve">They may create rules for issuing, transferring, converting, and registering Membership Unit certificates, </w:t>
      </w:r>
      <w:proofErr w:type="gramStart"/>
      <w:r w:rsidR="00CB4CA1" w:rsidRPr="00CB4CA1">
        <w:rPr>
          <w:color w:val="0070C0"/>
        </w:rPr>
        <w:t>as long as</w:t>
      </w:r>
      <w:proofErr w:type="gramEnd"/>
      <w:r w:rsidR="00CB4CA1" w:rsidRPr="00CB4CA1">
        <w:rPr>
          <w:color w:val="0070C0"/>
        </w:rPr>
        <w:t xml:space="preserve"> those rules comply with the law, the Articles of Organization, and this Agreement.</w:t>
      </w:r>
    </w:p>
    <w:p w14:paraId="660E9660" w14:textId="6888A058" w:rsidR="001F6CD0" w:rsidRPr="001F71C6" w:rsidRDefault="001F6CD0" w:rsidP="007A3BE0">
      <w:pPr>
        <w:pStyle w:val="Heading1"/>
        <w:keepNext w:val="0"/>
        <w:keepLines w:val="0"/>
        <w:widowControl w:val="0"/>
        <w:numPr>
          <w:ilvl w:val="0"/>
          <w:numId w:val="7"/>
        </w:numPr>
      </w:pPr>
    </w:p>
    <w:p w14:paraId="58ABC581"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Buy-Sell Rights, New Members and</w:t>
      </w:r>
    </w:p>
    <w:p w14:paraId="50C4BD87"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Restrictions Upon Transfer of Membership Units</w:t>
      </w:r>
    </w:p>
    <w:p w14:paraId="26A7D1D1" w14:textId="77C51253" w:rsidR="001F6CD0" w:rsidRPr="00184709" w:rsidRDefault="00791C6B" w:rsidP="007A3BE0">
      <w:pPr>
        <w:pStyle w:val="Heading2"/>
        <w:keepNext w:val="0"/>
        <w:keepLines w:val="0"/>
        <w:widowControl w:val="0"/>
        <w:numPr>
          <w:ilvl w:val="1"/>
          <w:numId w:val="7"/>
        </w:numPr>
      </w:pPr>
      <w:r w:rsidRPr="00AD2E0C">
        <w:rPr>
          <w:b/>
          <w:bCs w:val="0"/>
          <w:u w:val="single"/>
        </w:rPr>
        <w:t>Transfer of Member’s Rights Without Consent.</w:t>
      </w:r>
      <w:r w:rsidRPr="00184709">
        <w:t xml:space="preserve">  </w:t>
      </w:r>
      <w:r w:rsidR="00CB4CA1" w:rsidRPr="00CB4CA1">
        <w:rPr>
          <w:color w:val="0070C0"/>
        </w:rPr>
        <w:t>A Member can’t transfer their Membership Units without unanimous written consent from all other Members. Any unauthorized transfer is void, and the transferee only gets the right to receive profits or distributions—not voting or membership rights—unless they agree to this Agreement and all Members approve.</w:t>
      </w:r>
    </w:p>
    <w:p w14:paraId="0F28F660" w14:textId="2E5F596E" w:rsidR="001F6CD0" w:rsidRPr="00184709" w:rsidRDefault="00791C6B" w:rsidP="007A3BE0">
      <w:pPr>
        <w:pStyle w:val="Heading2"/>
        <w:keepNext w:val="0"/>
        <w:keepLines w:val="0"/>
        <w:widowControl w:val="0"/>
        <w:numPr>
          <w:ilvl w:val="1"/>
          <w:numId w:val="7"/>
        </w:numPr>
      </w:pPr>
      <w:r w:rsidRPr="00AD2E0C">
        <w:rPr>
          <w:b/>
          <w:bCs w:val="0"/>
          <w:u w:val="single"/>
        </w:rPr>
        <w:t>Transfer of Control of a Member.</w:t>
      </w:r>
      <w:r w:rsidRPr="00184709">
        <w:t xml:space="preserve">  </w:t>
      </w:r>
      <w:r w:rsidR="005D2624" w:rsidRPr="005D2624">
        <w:rPr>
          <w:color w:val="0070C0"/>
        </w:rPr>
        <w:t xml:space="preserve">If control of a Member that isn’t an individual changes—whether voluntarily or not—it counts as a transfer under </w:t>
      </w:r>
      <w:r w:rsidR="005D2624" w:rsidRPr="005D2624">
        <w:rPr>
          <w:b/>
          <w:color w:val="0070C0"/>
        </w:rPr>
        <w:t>Section 3.1</w:t>
      </w:r>
      <w:r w:rsidR="005D2624" w:rsidRPr="005D2624">
        <w:rPr>
          <w:color w:val="0070C0"/>
        </w:rPr>
        <w:t xml:space="preserve"> and requires unanimous consent from all Members. “Control” means having over 50% of the voting power or the ability to direct decisions.</w:t>
      </w:r>
    </w:p>
    <w:p w14:paraId="3180843D" w14:textId="7782A7EA" w:rsidR="001F6CD0" w:rsidRPr="00AD2E0C" w:rsidRDefault="00791C6B" w:rsidP="007A3BE0">
      <w:pPr>
        <w:pStyle w:val="Heading2"/>
        <w:keepNext w:val="0"/>
        <w:keepLines w:val="0"/>
        <w:widowControl w:val="0"/>
        <w:numPr>
          <w:ilvl w:val="1"/>
          <w:numId w:val="7"/>
        </w:numPr>
        <w:rPr>
          <w:b/>
          <w:bCs w:val="0"/>
          <w:u w:val="single"/>
        </w:rPr>
      </w:pPr>
      <w:r w:rsidRPr="00AD2E0C">
        <w:rPr>
          <w:b/>
          <w:bCs w:val="0"/>
          <w:u w:val="single"/>
        </w:rPr>
        <w:t>Consequences of Wrongful Transfer or Withdrawal.</w:t>
      </w:r>
      <w:r w:rsidR="005D2624" w:rsidRPr="009B221C">
        <w:rPr>
          <w:b/>
          <w:bCs w:val="0"/>
        </w:rPr>
        <w:t xml:space="preserve"> </w:t>
      </w:r>
      <w:r w:rsidR="005D2624" w:rsidRPr="009B221C">
        <w:rPr>
          <w:color w:val="0070C0"/>
        </w:rPr>
        <w:t xml:space="preserve">A Member can’t leave or transfer their Units without unanimous approval. If a </w:t>
      </w:r>
      <w:proofErr w:type="gramStart"/>
      <w:r w:rsidR="005D2624" w:rsidRPr="009B221C">
        <w:rPr>
          <w:color w:val="0070C0"/>
        </w:rPr>
        <w:t>Member</w:t>
      </w:r>
      <w:proofErr w:type="gramEnd"/>
      <w:r w:rsidR="005D2624" w:rsidRPr="009B221C">
        <w:rPr>
          <w:color w:val="0070C0"/>
        </w:rPr>
        <w:t xml:space="preserve"> tries to transfer, resign, or is deemed to have done so without following the rules:</w:t>
      </w:r>
    </w:p>
    <w:p w14:paraId="71F89EEC" w14:textId="1CC5B5C7" w:rsidR="005D2624" w:rsidRPr="005D2624" w:rsidRDefault="005D2624" w:rsidP="007A3BE0">
      <w:pPr>
        <w:pStyle w:val="Heading3"/>
        <w:widowControl w:val="0"/>
        <w:numPr>
          <w:ilvl w:val="2"/>
          <w:numId w:val="7"/>
        </w:numPr>
        <w:jc w:val="both"/>
        <w:rPr>
          <w:color w:val="0070C0"/>
        </w:rPr>
      </w:pPr>
      <w:r w:rsidRPr="005D2624">
        <w:rPr>
          <w:color w:val="0070C0"/>
        </w:rPr>
        <w:t xml:space="preserve">They immediately lose their status as a </w:t>
      </w:r>
      <w:proofErr w:type="gramStart"/>
      <w:r w:rsidRPr="005D2624">
        <w:rPr>
          <w:color w:val="0070C0"/>
        </w:rPr>
        <w:t>Member</w:t>
      </w:r>
      <w:proofErr w:type="gramEnd"/>
      <w:r w:rsidRPr="005D2624">
        <w:rPr>
          <w:color w:val="0070C0"/>
        </w:rPr>
        <w:t>.</w:t>
      </w:r>
    </w:p>
    <w:p w14:paraId="08033F79" w14:textId="67DB54B4" w:rsidR="005D2624" w:rsidRDefault="005D2624" w:rsidP="007A3BE0">
      <w:pPr>
        <w:pStyle w:val="Heading3"/>
        <w:keepNext w:val="0"/>
        <w:keepLines w:val="0"/>
        <w:widowControl w:val="0"/>
        <w:numPr>
          <w:ilvl w:val="2"/>
          <w:numId w:val="7"/>
        </w:numPr>
        <w:jc w:val="both"/>
        <w:rPr>
          <w:bCs w:val="0"/>
          <w:color w:val="0070C0"/>
        </w:rPr>
      </w:pPr>
      <w:r w:rsidRPr="005D2624">
        <w:rPr>
          <w:bCs w:val="0"/>
          <w:color w:val="0070C0"/>
        </w:rPr>
        <w:t>Any remaining Units become “Transferor’s Units.”</w:t>
      </w:r>
    </w:p>
    <w:p w14:paraId="62603C12" w14:textId="77777777" w:rsidR="00EC5FD3" w:rsidRDefault="005D2624" w:rsidP="007A3BE0">
      <w:pPr>
        <w:pStyle w:val="Heading3"/>
        <w:keepNext w:val="0"/>
        <w:keepLines w:val="0"/>
        <w:widowControl w:val="0"/>
        <w:numPr>
          <w:ilvl w:val="2"/>
          <w:numId w:val="7"/>
        </w:numPr>
        <w:jc w:val="both"/>
        <w:rPr>
          <w:bCs w:val="0"/>
          <w:color w:val="0070C0"/>
        </w:rPr>
      </w:pPr>
      <w:r w:rsidRPr="005D2624">
        <w:rPr>
          <w:bCs w:val="0"/>
          <w:color w:val="0070C0"/>
        </w:rPr>
        <w:t>They are responsible for any damages caused to the Company or other Members.</w:t>
      </w:r>
    </w:p>
    <w:p w14:paraId="1770E4E1" w14:textId="77777777" w:rsidR="00EC5FD3"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Status of Transferee.</w:t>
      </w:r>
      <w:r w:rsidRPr="00184709">
        <w:t xml:space="preserve">  </w:t>
      </w:r>
      <w:r w:rsidR="005D2624" w:rsidRPr="00EC5FD3">
        <w:rPr>
          <w:color w:val="0070C0"/>
        </w:rPr>
        <w:t>Someone who receives Membership Units without full approval has no voting rights or control in the Company. They only receive the transferring Member’s share of profits, losses, capital, and distributions, as allowed under this Agreement.</w:t>
      </w:r>
    </w:p>
    <w:p w14:paraId="50CF2AC8" w14:textId="626352EB" w:rsidR="001F6CD0"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Additional Members.</w:t>
      </w:r>
      <w:r w:rsidRPr="00184709">
        <w:t xml:space="preserve">  </w:t>
      </w:r>
      <w:r w:rsidR="005D2624" w:rsidRPr="00EC5FD3">
        <w:rPr>
          <w:bCs w:val="0"/>
          <w:color w:val="0070C0"/>
        </w:rPr>
        <w:t xml:space="preserve">A new person can become a </w:t>
      </w:r>
      <w:proofErr w:type="gramStart"/>
      <w:r w:rsidR="005D2624" w:rsidRPr="00EC5FD3">
        <w:rPr>
          <w:bCs w:val="0"/>
          <w:color w:val="0070C0"/>
        </w:rPr>
        <w:t>Member</w:t>
      </w:r>
      <w:proofErr w:type="gramEnd"/>
      <w:r w:rsidR="005D2624" w:rsidRPr="00EC5FD3">
        <w:rPr>
          <w:bCs w:val="0"/>
          <w:color w:val="0070C0"/>
        </w:rPr>
        <w:t xml:space="preserve">—but only if all </w:t>
      </w:r>
      <w:r w:rsidR="005D2624" w:rsidRPr="00EC5FD3">
        <w:rPr>
          <w:bCs w:val="0"/>
          <w:color w:val="0070C0"/>
        </w:rPr>
        <w:lastRenderedPageBreak/>
        <w:t>existing Members unanimously agree and set the terms together with the new Member.</w:t>
      </w:r>
    </w:p>
    <w:p w14:paraId="36A92AAD" w14:textId="02A76A44" w:rsidR="001F6CD0" w:rsidRPr="00184709" w:rsidRDefault="00791C6B" w:rsidP="007A3BE0">
      <w:pPr>
        <w:pStyle w:val="Heading2"/>
        <w:keepNext w:val="0"/>
        <w:keepLines w:val="0"/>
        <w:widowControl w:val="0"/>
        <w:numPr>
          <w:ilvl w:val="1"/>
          <w:numId w:val="7"/>
        </w:numPr>
      </w:pPr>
      <w:r w:rsidRPr="00AD2E0C">
        <w:rPr>
          <w:b/>
          <w:bCs w:val="0"/>
          <w:u w:val="single"/>
        </w:rPr>
        <w:t>Buy-Sell Rights on Sale.</w:t>
      </w:r>
      <w:r w:rsidRPr="00184709">
        <w:t xml:space="preserve">  </w:t>
      </w:r>
      <w:r w:rsidR="002F3CE8" w:rsidRPr="002F3CE8">
        <w:rPr>
          <w:color w:val="0070C0"/>
        </w:rPr>
        <w:t xml:space="preserve">If a Member wants to sell any or </w:t>
      </w:r>
      <w:proofErr w:type="gramStart"/>
      <w:r w:rsidR="002F3CE8" w:rsidRPr="002F3CE8">
        <w:rPr>
          <w:color w:val="0070C0"/>
        </w:rPr>
        <w:t>all of</w:t>
      </w:r>
      <w:proofErr w:type="gramEnd"/>
      <w:r w:rsidR="002F3CE8" w:rsidRPr="002F3CE8">
        <w:rPr>
          <w:color w:val="0070C0"/>
        </w:rPr>
        <w:t xml:space="preserve"> their Membership Units without getting unanimous written consent from the other Members (as required in </w:t>
      </w:r>
      <w:r w:rsidR="002F3CE8" w:rsidRPr="002F3CE8">
        <w:rPr>
          <w:b/>
          <w:color w:val="0070C0"/>
        </w:rPr>
        <w:t>Section 3.1</w:t>
      </w:r>
      <w:r w:rsidR="002F3CE8" w:rsidRPr="002F3CE8">
        <w:rPr>
          <w:color w:val="0070C0"/>
        </w:rPr>
        <w:t>), they must follow this process:</w:t>
      </w:r>
    </w:p>
    <w:p w14:paraId="12D6F788" w14:textId="4D37D7CC"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Notice and Offer.</w:t>
      </w:r>
      <w:r w:rsidR="002F3CE8" w:rsidRPr="002C7ABB">
        <w:rPr>
          <w:b/>
          <w:bCs w:val="0"/>
        </w:rPr>
        <w:t xml:space="preserve"> </w:t>
      </w:r>
      <w:r w:rsidR="002F3CE8" w:rsidRPr="002F3CE8">
        <w:rPr>
          <w:color w:val="0070C0"/>
        </w:rPr>
        <w:t xml:space="preserve">The Member or their legal representative (the “Seller”) must first offer the Units in writing to the Company and the other Members. If the sale is due to death or permanent disability of a </w:t>
      </w:r>
      <w:proofErr w:type="gramStart"/>
      <w:r w:rsidR="002F3CE8" w:rsidRPr="002F3CE8">
        <w:rPr>
          <w:color w:val="0070C0"/>
        </w:rPr>
        <w:t>Member</w:t>
      </w:r>
      <w:proofErr w:type="gramEnd"/>
      <w:r w:rsidR="002F3CE8" w:rsidRPr="002F3CE8">
        <w:rPr>
          <w:color w:val="0070C0"/>
        </w:rPr>
        <w:t xml:space="preserve"> or an Account Holder, the Company has the right, but not the obligation, to purchase the Units within 90 days. The purchase price must be </w:t>
      </w:r>
      <w:proofErr w:type="gramStart"/>
      <w:r w:rsidR="002F3CE8" w:rsidRPr="002F3CE8">
        <w:rPr>
          <w:color w:val="0070C0"/>
        </w:rPr>
        <w:t>determined</w:t>
      </w:r>
      <w:proofErr w:type="gramEnd"/>
      <w:r w:rsidR="002F3CE8" w:rsidRPr="002F3CE8">
        <w:rPr>
          <w:color w:val="0070C0"/>
        </w:rPr>
        <w:t xml:space="preserve"> using the valuation methods in </w:t>
      </w:r>
      <w:r w:rsidR="002F3CE8" w:rsidRPr="002F3CE8">
        <w:rPr>
          <w:b/>
          <w:color w:val="0070C0"/>
        </w:rPr>
        <w:t>Sections 3.8</w:t>
      </w:r>
      <w:r w:rsidR="002F3CE8" w:rsidRPr="002F3CE8">
        <w:rPr>
          <w:color w:val="0070C0"/>
        </w:rPr>
        <w:t xml:space="preserve">, </w:t>
      </w:r>
      <w:r w:rsidR="002F3CE8" w:rsidRPr="002F3CE8">
        <w:rPr>
          <w:b/>
          <w:color w:val="0070C0"/>
        </w:rPr>
        <w:t>3.9</w:t>
      </w:r>
      <w:r w:rsidR="002F3CE8" w:rsidRPr="002F3CE8">
        <w:rPr>
          <w:color w:val="0070C0"/>
        </w:rPr>
        <w:t xml:space="preserve">, and </w:t>
      </w:r>
      <w:r w:rsidR="002F3CE8" w:rsidRPr="002F3CE8">
        <w:rPr>
          <w:b/>
          <w:color w:val="0070C0"/>
        </w:rPr>
        <w:t>3.10</w:t>
      </w:r>
      <w:r w:rsidR="002F3CE8" w:rsidRPr="002F3CE8">
        <w:rPr>
          <w:color w:val="0070C0"/>
        </w:rPr>
        <w:t>.</w:t>
      </w:r>
    </w:p>
    <w:p w14:paraId="5BE2D739" w14:textId="668CF729"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Acceptance by the Remaining Parties.</w:t>
      </w:r>
      <w:r w:rsidR="002C7ABB" w:rsidRPr="0070198D">
        <w:rPr>
          <w:color w:val="0070C0"/>
        </w:rPr>
        <w:t xml:space="preserve"> </w:t>
      </w:r>
      <w:r w:rsidR="0070198D" w:rsidRPr="0070198D">
        <w:rPr>
          <w:color w:val="0070C0"/>
        </w:rPr>
        <w:t xml:space="preserve">The Company or any remaining Members may accept the offer and purchase the Units. If accepted, the purchase must be completed under the terms specified in </w:t>
      </w:r>
      <w:r w:rsidR="0070198D" w:rsidRPr="0070198D">
        <w:rPr>
          <w:b/>
          <w:color w:val="0070C0"/>
        </w:rPr>
        <w:t>Section 3.6(d)</w:t>
      </w:r>
      <w:r w:rsidR="0070198D" w:rsidRPr="0070198D">
        <w:rPr>
          <w:color w:val="0070C0"/>
        </w:rPr>
        <w:t>.</w:t>
      </w:r>
    </w:p>
    <w:p w14:paraId="2867961A" w14:textId="06189745"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Disposition to Prospective Purchaser.</w:t>
      </w:r>
      <w:r w:rsidR="002C7ABB" w:rsidRPr="0070198D">
        <w:rPr>
          <w:color w:val="0070C0"/>
        </w:rPr>
        <w:t xml:space="preserve"> </w:t>
      </w:r>
      <w:r w:rsidR="0070198D" w:rsidRPr="0070198D">
        <w:rPr>
          <w:color w:val="0070C0"/>
        </w:rPr>
        <w:t xml:space="preserve">If neither the Company nor the Members accept the offer, the Seller may sell the Units to an outside party. However, the transfer is still subject to the restrictions in </w:t>
      </w:r>
      <w:r w:rsidR="0070198D" w:rsidRPr="0070198D">
        <w:rPr>
          <w:b/>
          <w:color w:val="0070C0"/>
        </w:rPr>
        <w:t>Section 3.1</w:t>
      </w:r>
      <w:r w:rsidR="0070198D" w:rsidRPr="0070198D">
        <w:rPr>
          <w:color w:val="0070C0"/>
        </w:rPr>
        <w:t xml:space="preserve"> (requiring unanimous consent) and </w:t>
      </w:r>
      <w:r w:rsidR="0070198D" w:rsidRPr="0070198D">
        <w:rPr>
          <w:b/>
          <w:color w:val="0070C0"/>
        </w:rPr>
        <w:t>Section 3.4</w:t>
      </w:r>
      <w:r w:rsidR="0070198D" w:rsidRPr="0070198D">
        <w:rPr>
          <w:color w:val="0070C0"/>
        </w:rPr>
        <w:t xml:space="preserve"> (limiting the transferee’s rights unless formally admitted as a Member)</w:t>
      </w:r>
    </w:p>
    <w:p w14:paraId="28F6289B" w14:textId="03AED545" w:rsidR="001F6CD0" w:rsidRPr="00184709" w:rsidRDefault="00791C6B" w:rsidP="007A3BE0">
      <w:pPr>
        <w:pStyle w:val="Heading3"/>
        <w:keepNext w:val="0"/>
        <w:keepLines w:val="0"/>
        <w:widowControl w:val="0"/>
        <w:numPr>
          <w:ilvl w:val="2"/>
          <w:numId w:val="8"/>
        </w:numPr>
      </w:pPr>
      <w:r w:rsidRPr="002F3CE8">
        <w:rPr>
          <w:b/>
          <w:bCs w:val="0"/>
          <w:u w:val="single"/>
        </w:rPr>
        <w:t>Payment and Closing by Parties.</w:t>
      </w:r>
      <w:r w:rsidR="008873F9" w:rsidRPr="008873F9">
        <w:t xml:space="preserve"> </w:t>
      </w:r>
      <w:r w:rsidR="0070198D" w:rsidRPr="0070198D">
        <w:rPr>
          <w:color w:val="0070C0"/>
        </w:rPr>
        <w:t>Unless all parties agree otherwise in writing, the following payment terms apply</w:t>
      </w:r>
      <w:r w:rsidR="0070198D">
        <w:rPr>
          <w:rFonts w:ascii="Segoe UI Emoji" w:eastAsia="Segoe UI Emoji" w:hAnsi="Segoe UI Emoji" w:cs="Segoe UI Emoji"/>
          <w:color w:val="0070C0"/>
        </w:rPr>
        <w:t>:</w:t>
      </w:r>
    </w:p>
    <w:p w14:paraId="06808EE4" w14:textId="6538635F" w:rsidR="001F6CD0" w:rsidRPr="00184709" w:rsidRDefault="0070198D" w:rsidP="007A3BE0">
      <w:pPr>
        <w:pStyle w:val="Heading4"/>
        <w:keepNext w:val="0"/>
        <w:keepLines w:val="0"/>
        <w:widowControl w:val="0"/>
        <w:numPr>
          <w:ilvl w:val="3"/>
          <w:numId w:val="8"/>
        </w:numPr>
      </w:pPr>
      <w:r>
        <w:t xml:space="preserve"> </w:t>
      </w:r>
      <w:r w:rsidRPr="0070198D">
        <w:rPr>
          <w:color w:val="0070C0"/>
        </w:rPr>
        <w:t>(If the Units are valued at $50,000 or less, payment must be made within one (1) year of closing.)</w:t>
      </w:r>
    </w:p>
    <w:p w14:paraId="0CF6665F" w14:textId="764085ED" w:rsidR="001F6CD0" w:rsidRPr="00184709" w:rsidRDefault="0070198D" w:rsidP="007A3BE0">
      <w:pPr>
        <w:pStyle w:val="Heading4"/>
        <w:keepNext w:val="0"/>
        <w:keepLines w:val="0"/>
        <w:widowControl w:val="0"/>
        <w:numPr>
          <w:ilvl w:val="3"/>
          <w:numId w:val="8"/>
        </w:numPr>
      </w:pPr>
      <w:r w:rsidRPr="0070198D">
        <w:rPr>
          <w:color w:val="0070C0"/>
        </w:rPr>
        <w:t>If the value is more than $50,000 but not more than $250,000, payment must be made within five (5) years of closing.</w:t>
      </w:r>
    </w:p>
    <w:p w14:paraId="63C1FE0F" w14:textId="630D5508" w:rsidR="001F6CD0" w:rsidRPr="00184709" w:rsidRDefault="0070198D" w:rsidP="007A3BE0">
      <w:pPr>
        <w:pStyle w:val="Heading4"/>
        <w:keepNext w:val="0"/>
        <w:keepLines w:val="0"/>
        <w:widowControl w:val="0"/>
        <w:numPr>
          <w:ilvl w:val="3"/>
          <w:numId w:val="8"/>
        </w:numPr>
      </w:pPr>
      <w:r w:rsidRPr="0070198D">
        <w:rPr>
          <w:color w:val="0070C0"/>
        </w:rPr>
        <w:t>If the value exceeds $250,000, payment must be made within eight (8) years of closing.</w:t>
      </w:r>
    </w:p>
    <w:p w14:paraId="5B831BC9" w14:textId="24148901" w:rsidR="0070198D" w:rsidRPr="00535973" w:rsidRDefault="0070198D" w:rsidP="004F11AA">
      <w:pPr>
        <w:pStyle w:val="Heading1"/>
        <w:keepNext w:val="0"/>
        <w:keepLines w:val="0"/>
        <w:widowControl w:val="0"/>
        <w:jc w:val="both"/>
        <w:rPr>
          <w:b w:val="0"/>
          <w:bCs w:val="0"/>
          <w:color w:val="0070C0"/>
          <w:sz w:val="22"/>
          <w:szCs w:val="22"/>
        </w:rPr>
      </w:pPr>
      <w:r w:rsidRPr="00535973">
        <w:rPr>
          <w:b w:val="0"/>
          <w:bCs w:val="0"/>
          <w:color w:val="0070C0"/>
          <w:sz w:val="22"/>
          <w:szCs w:val="22"/>
        </w:rPr>
        <w:t>The closing of the sale must take place within ninety (90) days after the Company or remaining Members accept the offer. If they do not complete the purchase within that time, the Seller may proceed to sell the Units to a third party, subject to the restrictions in Section 3.1 (requiring unanimous Member consent) and Section 3.4 (which limits the rights of a transferee who is not admitted as a Member).</w:t>
      </w:r>
    </w:p>
    <w:p w14:paraId="1311FA00"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182DF1C7"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7F963E85"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329E15D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6119523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19FF4090"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2A9E0D5D"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454792B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328C747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51F96287" w14:textId="65D4DF6E" w:rsidR="00535973" w:rsidRPr="00535973" w:rsidRDefault="00791C6B" w:rsidP="007A3BE0">
      <w:pPr>
        <w:pStyle w:val="Heading2"/>
        <w:widowControl w:val="0"/>
        <w:numPr>
          <w:ilvl w:val="1"/>
          <w:numId w:val="12"/>
        </w:numPr>
        <w:rPr>
          <w:color w:val="0070C0"/>
        </w:rPr>
      </w:pPr>
      <w:r w:rsidRPr="005F312E">
        <w:rPr>
          <w:b/>
          <w:bCs w:val="0"/>
          <w:u w:val="single"/>
        </w:rPr>
        <w:t>Buy-Sell Rights After Death or Disability of Member or Account Holder.</w:t>
      </w:r>
      <w:r w:rsidR="00535973">
        <w:t xml:space="preserve"> </w:t>
      </w:r>
      <w:r w:rsidR="00535973" w:rsidRPr="00535973">
        <w:rPr>
          <w:color w:val="0070C0"/>
        </w:rPr>
        <w:t xml:space="preserve">If a </w:t>
      </w:r>
      <w:proofErr w:type="gramStart"/>
      <w:r w:rsidR="00535973" w:rsidRPr="00535973">
        <w:rPr>
          <w:color w:val="0070C0"/>
        </w:rPr>
        <w:t>Member</w:t>
      </w:r>
      <w:proofErr w:type="gramEnd"/>
      <w:r w:rsidR="00535973" w:rsidRPr="00535973">
        <w:rPr>
          <w:color w:val="0070C0"/>
        </w:rPr>
        <w:t xml:space="preserve"> who is an individual—or the Account Holder of a Member that is not an individual—dies or becomes permanently and totally disabled, the Company has the right (but not the obligation) to purchase that Member’s Units. This right lasts for 90 days from the date of death or disability. The purchase price must be calculated using the methods in </w:t>
      </w:r>
      <w:r w:rsidR="00535973" w:rsidRPr="00535973">
        <w:rPr>
          <w:b/>
          <w:color w:val="0070C0"/>
        </w:rPr>
        <w:t>Sections 3.8</w:t>
      </w:r>
      <w:r w:rsidR="00535973" w:rsidRPr="00535973">
        <w:rPr>
          <w:color w:val="0070C0"/>
        </w:rPr>
        <w:t xml:space="preserve">, </w:t>
      </w:r>
      <w:r w:rsidR="00535973" w:rsidRPr="00535973">
        <w:rPr>
          <w:b/>
          <w:color w:val="0070C0"/>
        </w:rPr>
        <w:t>3.9</w:t>
      </w:r>
      <w:r w:rsidR="00535973" w:rsidRPr="00535973">
        <w:rPr>
          <w:color w:val="0070C0"/>
        </w:rPr>
        <w:t xml:space="preserve">, and </w:t>
      </w:r>
      <w:r w:rsidR="00535973" w:rsidRPr="00535973">
        <w:rPr>
          <w:b/>
          <w:color w:val="0070C0"/>
        </w:rPr>
        <w:t>3.10</w:t>
      </w:r>
      <w:r w:rsidR="00535973" w:rsidRPr="00535973">
        <w:rPr>
          <w:color w:val="0070C0"/>
        </w:rPr>
        <w:t xml:space="preserve">, and the payment and closing must follow the terms set out in </w:t>
      </w:r>
      <w:r w:rsidR="00535973" w:rsidRPr="00535973">
        <w:rPr>
          <w:b/>
          <w:color w:val="0070C0"/>
        </w:rPr>
        <w:t>Section 3.6(d)</w:t>
      </w:r>
      <w:r w:rsidR="00535973" w:rsidRPr="00535973">
        <w:rPr>
          <w:color w:val="0070C0"/>
        </w:rPr>
        <w:t>.</w:t>
      </w:r>
    </w:p>
    <w:p w14:paraId="40B22B69" w14:textId="707B0943" w:rsidR="001F6CD0" w:rsidRPr="00535973" w:rsidRDefault="00535973" w:rsidP="00CB532D">
      <w:pPr>
        <w:pStyle w:val="Heading2"/>
        <w:widowControl w:val="0"/>
        <w:ind w:left="576"/>
        <w:rPr>
          <w:color w:val="0070C0"/>
        </w:rPr>
      </w:pPr>
      <w:r w:rsidRPr="00535973">
        <w:rPr>
          <w:i/>
          <w:iCs/>
          <w:color w:val="0070C0"/>
        </w:rPr>
        <w:t>Note: “Account Holder” means the beneficial owner of an IRA, HSA, or the Responsible Individual in a Coverdell ESA that is a Member of the Company.</w:t>
      </w:r>
      <w:r w:rsidRPr="00535973">
        <w:rPr>
          <w:color w:val="0070C0"/>
        </w:rPr>
        <w:t>)</w:t>
      </w:r>
    </w:p>
    <w:p w14:paraId="0E3829BF" w14:textId="213F6944" w:rsidR="001F6CD0" w:rsidRPr="005F312E" w:rsidRDefault="00791C6B" w:rsidP="007A3BE0">
      <w:pPr>
        <w:pStyle w:val="Heading2"/>
        <w:keepNext w:val="0"/>
        <w:keepLines w:val="0"/>
        <w:widowControl w:val="0"/>
        <w:numPr>
          <w:ilvl w:val="1"/>
          <w:numId w:val="12"/>
        </w:numPr>
        <w:rPr>
          <w:b/>
          <w:bCs w:val="0"/>
          <w:u w:val="single"/>
        </w:rPr>
      </w:pPr>
      <w:r w:rsidRPr="005F312E">
        <w:rPr>
          <w:b/>
          <w:bCs w:val="0"/>
          <w:u w:val="single"/>
        </w:rPr>
        <w:t>Calculation of Book Value.</w:t>
      </w:r>
      <w:r w:rsidR="00D479B6" w:rsidRPr="00E16D1A">
        <w:rPr>
          <w:b/>
          <w:bCs w:val="0"/>
        </w:rPr>
        <w:t xml:space="preserve"> </w:t>
      </w:r>
      <w:r w:rsidR="00E16D1A" w:rsidRPr="00E16D1A">
        <w:rPr>
          <w:b/>
          <w:bCs w:val="0"/>
        </w:rPr>
        <w:t xml:space="preserve"> </w:t>
      </w:r>
      <w:r w:rsidR="00535973" w:rsidRPr="00535973">
        <w:rPr>
          <w:color w:val="0070C0"/>
        </w:rPr>
        <w:t>Unless otherwise agreed, Membership Units being sold under this Article will be valued at their “Book Value.” This is based on the Company’s financial records</w:t>
      </w:r>
      <w:proofErr w:type="gramStart"/>
      <w:r w:rsidR="00535973" w:rsidRPr="00535973">
        <w:rPr>
          <w:color w:val="0070C0"/>
        </w:rPr>
        <w:t>, adjusted</w:t>
      </w:r>
      <w:proofErr w:type="gramEnd"/>
      <w:r w:rsidR="00535973" w:rsidRPr="00535973">
        <w:rPr>
          <w:color w:val="0070C0"/>
        </w:rPr>
        <w:t xml:space="preserve"> as follows</w:t>
      </w:r>
      <w:r w:rsidR="005A2E0C">
        <w:rPr>
          <w:rFonts w:ascii="Segoe UI Emoji" w:eastAsia="Segoe UI Emoji" w:hAnsi="Segoe UI Emoji" w:cs="Segoe UI Emoji"/>
          <w:color w:val="0070C0"/>
        </w:rPr>
        <w:t>:</w:t>
      </w:r>
    </w:p>
    <w:p w14:paraId="1BA64C9F" w14:textId="1C5126F4" w:rsidR="001F6CD0" w:rsidRPr="00184709" w:rsidRDefault="00E7676A" w:rsidP="007A3BE0">
      <w:pPr>
        <w:pStyle w:val="Heading3"/>
        <w:keepNext w:val="0"/>
        <w:keepLines w:val="0"/>
        <w:widowControl w:val="0"/>
        <w:numPr>
          <w:ilvl w:val="2"/>
          <w:numId w:val="12"/>
        </w:numPr>
      </w:pPr>
      <w:r w:rsidRPr="006767D1">
        <w:rPr>
          <w:color w:val="0070C0"/>
        </w:rPr>
        <w:t>Real estate is valued at fair market value as of the end of the fiscal quarter before the sale.</w:t>
      </w:r>
    </w:p>
    <w:p w14:paraId="55D62722" w14:textId="4AEAD989" w:rsidR="001F6CD0" w:rsidRPr="00184709" w:rsidRDefault="00FE6673" w:rsidP="007A3BE0">
      <w:pPr>
        <w:pStyle w:val="Heading3"/>
        <w:keepNext w:val="0"/>
        <w:keepLines w:val="0"/>
        <w:widowControl w:val="0"/>
        <w:numPr>
          <w:ilvl w:val="2"/>
          <w:numId w:val="12"/>
        </w:numPr>
      </w:pPr>
      <w:r w:rsidRPr="00FE6673">
        <w:rPr>
          <w:color w:val="0070C0"/>
        </w:rPr>
        <w:t>Equipment, fixtures, and machinery are also appraised as of the same quarter-end.</w:t>
      </w:r>
    </w:p>
    <w:p w14:paraId="13A8261C" w14:textId="0707478E" w:rsidR="001F6CD0" w:rsidRPr="00184709" w:rsidRDefault="00903BBA" w:rsidP="007A3BE0">
      <w:pPr>
        <w:pStyle w:val="Heading3"/>
        <w:keepNext w:val="0"/>
        <w:keepLines w:val="0"/>
        <w:widowControl w:val="0"/>
        <w:numPr>
          <w:ilvl w:val="2"/>
          <w:numId w:val="12"/>
        </w:numPr>
      </w:pPr>
      <w:r w:rsidRPr="00903BBA">
        <w:rPr>
          <w:color w:val="0070C0"/>
        </w:rPr>
        <w:t>Inventory is valued at the lower of cost or market, based on a physical count.</w:t>
      </w:r>
    </w:p>
    <w:p w14:paraId="34CAC315" w14:textId="5CF97A6F" w:rsidR="001F6CD0" w:rsidRPr="00184709" w:rsidRDefault="00861D54" w:rsidP="007A3BE0">
      <w:pPr>
        <w:pStyle w:val="Heading3"/>
        <w:keepNext w:val="0"/>
        <w:keepLines w:val="0"/>
        <w:widowControl w:val="0"/>
        <w:numPr>
          <w:ilvl w:val="2"/>
          <w:numId w:val="12"/>
        </w:numPr>
      </w:pPr>
      <w:r w:rsidRPr="00861D54">
        <w:rPr>
          <w:color w:val="0070C0"/>
        </w:rPr>
        <w:t>All unpaid and accrued taxes are treated as liabilities and deducted.</w:t>
      </w:r>
    </w:p>
    <w:p w14:paraId="61AADE55" w14:textId="472E27FC" w:rsidR="001F6CD0" w:rsidRDefault="00015F96" w:rsidP="007A3BE0">
      <w:pPr>
        <w:pStyle w:val="Heading3"/>
        <w:keepNext w:val="0"/>
        <w:keepLines w:val="0"/>
        <w:widowControl w:val="0"/>
        <w:numPr>
          <w:ilvl w:val="2"/>
          <w:numId w:val="12"/>
        </w:numPr>
        <w:rPr>
          <w:color w:val="0070C0"/>
        </w:rPr>
      </w:pPr>
      <w:r w:rsidRPr="008C7ADE">
        <w:rPr>
          <w:color w:val="0070C0"/>
        </w:rPr>
        <w:t>(</w:t>
      </w:r>
      <w:r w:rsidR="008C7ADE" w:rsidRPr="008C7ADE">
        <w:rPr>
          <w:color w:val="0070C0"/>
        </w:rPr>
        <w:t>Profits or losses from the current fiscal year up to the end of the prior quarter are factored in.</w:t>
      </w:r>
    </w:p>
    <w:p w14:paraId="0CD1C6CA" w14:textId="77777777" w:rsidR="00E16D1A" w:rsidRDefault="00E16D1A" w:rsidP="00D20E4F">
      <w:pPr>
        <w:rPr>
          <w:color w:val="0070C0"/>
        </w:rPr>
      </w:pPr>
    </w:p>
    <w:p w14:paraId="09689103" w14:textId="50C0BAF9" w:rsidR="006F05AA" w:rsidRPr="00D20E4F" w:rsidRDefault="006F05AA" w:rsidP="00D20E4F">
      <w:pPr>
        <w:rPr>
          <w:color w:val="0070C0"/>
        </w:rPr>
      </w:pPr>
      <w:r w:rsidRPr="00D20E4F">
        <w:rPr>
          <w:color w:val="0070C0"/>
        </w:rPr>
        <w:t>These adjustments are applied to the Company’s internal accounting values to determine the final per-Unit Book Value.</w:t>
      </w:r>
    </w:p>
    <w:p w14:paraId="73205DAF" w14:textId="0A3781BD"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Agreed Value.</w:t>
      </w:r>
      <w:r w:rsidR="00D03007" w:rsidRPr="00815C43">
        <w:rPr>
          <w:color w:val="0070C0"/>
        </w:rPr>
        <w:t xml:space="preserve"> </w:t>
      </w:r>
      <w:r w:rsidR="00815C43" w:rsidRPr="00815C43">
        <w:rPr>
          <w:color w:val="0070C0"/>
        </w:rPr>
        <w:t xml:space="preserve">Instead of using Book Value (as defined in </w:t>
      </w:r>
      <w:r w:rsidR="00815C43" w:rsidRPr="00815C43">
        <w:rPr>
          <w:b/>
          <w:color w:val="0070C0"/>
        </w:rPr>
        <w:t>Section 3.8</w:t>
      </w:r>
      <w:r w:rsidR="00815C43" w:rsidRPr="00815C43">
        <w:rPr>
          <w:color w:val="0070C0"/>
        </w:rPr>
        <w:t xml:space="preserve">), the Members may use “Agreed Value” to set the price per Unit. Agreed Value means the value listed in a Certificate of Agreed Value that has been signed by all Members and filed with the Company. This certificate is only valid if all Members </w:t>
      </w:r>
      <w:proofErr w:type="gramStart"/>
      <w:r w:rsidR="00815C43" w:rsidRPr="00815C43">
        <w:rPr>
          <w:color w:val="0070C0"/>
        </w:rPr>
        <w:t>signed</w:t>
      </w:r>
      <w:proofErr w:type="gramEnd"/>
      <w:r w:rsidR="00815C43" w:rsidRPr="00815C43">
        <w:rPr>
          <w:color w:val="0070C0"/>
        </w:rPr>
        <w:t xml:space="preserve"> it within one year of </w:t>
      </w:r>
      <w:proofErr w:type="gramStart"/>
      <w:r w:rsidR="00815C43" w:rsidRPr="00815C43">
        <w:rPr>
          <w:color w:val="0070C0"/>
        </w:rPr>
        <w:t>the</w:t>
      </w:r>
      <w:proofErr w:type="gramEnd"/>
      <w:r w:rsidR="00815C43" w:rsidRPr="00815C43">
        <w:rPr>
          <w:color w:val="0070C0"/>
        </w:rPr>
        <w:t xml:space="preserve"> last signature. Members can update or create a new Certificate of Agreed Value at any time.</w:t>
      </w:r>
    </w:p>
    <w:p w14:paraId="3BB6F79D" w14:textId="41B492C4"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Determination of Book Value.</w:t>
      </w:r>
      <w:r w:rsidR="00D03007" w:rsidRPr="001D2867">
        <w:rPr>
          <w:color w:val="0070C0"/>
        </w:rPr>
        <w:t xml:space="preserve"> </w:t>
      </w:r>
      <w:r w:rsidR="001D2867" w:rsidRPr="001D2867">
        <w:rPr>
          <w:color w:val="0070C0"/>
        </w:rPr>
        <w:t xml:space="preserve">The Company’s accountant will determine the Book Value (as described in </w:t>
      </w:r>
      <w:r w:rsidR="001D2867" w:rsidRPr="001D2867">
        <w:rPr>
          <w:b/>
          <w:color w:val="0070C0"/>
        </w:rPr>
        <w:t>Section 3.8</w:t>
      </w:r>
      <w:r w:rsidR="001D2867" w:rsidRPr="001D2867">
        <w:rPr>
          <w:color w:val="0070C0"/>
        </w:rPr>
        <w:t>) unless the Company doesn’t have one—then the Company will hire one for this purpose. If the Seller disagrees with the value, they can hire their own accountant. If both accountants’ valuations are within 5% of each other, the final Book Value will be the average of the two. If they differ by more than 5%, those two accountants must agree on a third one, whose valuation will be final and binding for everyone.</w:t>
      </w:r>
    </w:p>
    <w:p w14:paraId="75461162" w14:textId="06850670" w:rsidR="001F6CD0" w:rsidRDefault="001F6CD0" w:rsidP="007A3BE0">
      <w:pPr>
        <w:pStyle w:val="Heading1"/>
        <w:numPr>
          <w:ilvl w:val="0"/>
          <w:numId w:val="12"/>
        </w:numPr>
      </w:pPr>
    </w:p>
    <w:p w14:paraId="1C15C428" w14:textId="4CAE874F" w:rsidR="001F6CD0" w:rsidRPr="00093DFD" w:rsidRDefault="00093DFD" w:rsidP="002170A7">
      <w:pPr>
        <w:pStyle w:val="Heading1"/>
        <w:keepNext w:val="0"/>
        <w:keepLines w:val="0"/>
        <w:widowControl w:val="0"/>
        <w:spacing w:before="0"/>
        <w:rPr>
          <w:color w:val="auto"/>
          <w:u w:val="single"/>
        </w:rPr>
      </w:pPr>
      <w:r w:rsidRPr="00093DFD">
        <w:rPr>
          <w:color w:val="auto"/>
          <w:u w:val="single"/>
        </w:rPr>
        <w:t>Meetings of Members</w:t>
      </w:r>
    </w:p>
    <w:p w14:paraId="24AAE44A" w14:textId="77777777" w:rsidR="00FB3B79" w:rsidRPr="00FB3B79" w:rsidRDefault="00791C6B" w:rsidP="007A3BE0">
      <w:pPr>
        <w:pStyle w:val="Heading2"/>
        <w:keepNext w:val="0"/>
        <w:keepLines w:val="0"/>
        <w:widowControl w:val="0"/>
        <w:numPr>
          <w:ilvl w:val="1"/>
          <w:numId w:val="12"/>
        </w:numPr>
        <w:rPr>
          <w:b/>
          <w:bCs w:val="0"/>
          <w:u w:val="single"/>
        </w:rPr>
      </w:pPr>
      <w:r w:rsidRPr="00FB3B79">
        <w:rPr>
          <w:b/>
          <w:bCs w:val="0"/>
          <w:u w:val="single"/>
        </w:rPr>
        <w:t>Place and Manner of Meetings.</w:t>
      </w:r>
      <w:r w:rsidRPr="00184709">
        <w:t xml:space="preserve">  </w:t>
      </w:r>
      <w:r w:rsidR="000F7CFB" w:rsidRPr="00FB3B79">
        <w:rPr>
          <w:color w:val="0070C0"/>
        </w:rPr>
        <w:t>Member meetings can be held anywhere, as stated in the meeting notice or waiver. Members may join by phone or video call if everyone can hear each other. Joining this way counts as being present—unless the Member joins only to object that the meeting wasn’t properly called.</w:t>
      </w:r>
    </w:p>
    <w:p w14:paraId="3DF66CBA" w14:textId="4FC71CDB" w:rsidR="00B476A7" w:rsidRPr="00FB3B79" w:rsidRDefault="00791C6B" w:rsidP="007A3BE0">
      <w:pPr>
        <w:pStyle w:val="Heading2"/>
        <w:keepNext w:val="0"/>
        <w:keepLines w:val="0"/>
        <w:widowControl w:val="0"/>
        <w:numPr>
          <w:ilvl w:val="1"/>
          <w:numId w:val="12"/>
        </w:numPr>
        <w:rPr>
          <w:b/>
          <w:bCs w:val="0"/>
          <w:u w:val="single"/>
        </w:rPr>
      </w:pPr>
      <w:r w:rsidRPr="00FB3B79">
        <w:rPr>
          <w:b/>
          <w:bCs w:val="0"/>
          <w:u w:val="single"/>
        </w:rPr>
        <w:t>Time of Meetings.</w:t>
      </w:r>
    </w:p>
    <w:p w14:paraId="42C9E3FD" w14:textId="5B002986" w:rsidR="00624B76" w:rsidRDefault="00791C6B" w:rsidP="007A3BE0">
      <w:pPr>
        <w:pStyle w:val="Heading3"/>
        <w:keepNext w:val="0"/>
        <w:keepLines w:val="0"/>
        <w:widowControl w:val="0"/>
        <w:numPr>
          <w:ilvl w:val="2"/>
          <w:numId w:val="12"/>
        </w:numPr>
      </w:pPr>
      <w:r w:rsidRPr="00B476A7">
        <w:rPr>
          <w:b/>
          <w:u w:val="single"/>
        </w:rPr>
        <w:t>Annual Meetings.</w:t>
      </w:r>
      <w:r w:rsidR="009412D9">
        <w:t xml:space="preserve"> </w:t>
      </w:r>
      <w:r w:rsidR="00DF208A" w:rsidRPr="00F85F5B">
        <w:rPr>
          <w:color w:val="0070C0"/>
        </w:rPr>
        <w:t>Members will meet every year on the second Monday in January, starting after the first fiscal year ends. The purpose is to elect the Manager(s) and handle other Company business. Notice of the meeting is optional. If the meeting isn’t held on time, a special meeting must be called as soon as possible. Business and elections held at that meeting are still valid. Missing the annual meeting does not dissolve the Company.</w:t>
      </w:r>
    </w:p>
    <w:p w14:paraId="0D6995AE" w14:textId="33BA34AF" w:rsidR="004F1528" w:rsidRDefault="00791C6B" w:rsidP="007A3BE0">
      <w:pPr>
        <w:pStyle w:val="Heading3"/>
        <w:keepNext w:val="0"/>
        <w:keepLines w:val="0"/>
        <w:widowControl w:val="0"/>
        <w:numPr>
          <w:ilvl w:val="2"/>
          <w:numId w:val="12"/>
        </w:numPr>
      </w:pPr>
      <w:r w:rsidRPr="004F1528">
        <w:rPr>
          <w:b/>
          <w:u w:val="single"/>
        </w:rPr>
        <w:t>Special Meetings.</w:t>
      </w:r>
      <w:r w:rsidR="00267881">
        <w:t xml:space="preserve"> </w:t>
      </w:r>
      <w:r w:rsidR="00F85F5B" w:rsidRPr="00F85F5B">
        <w:rPr>
          <w:color w:val="0070C0"/>
        </w:rPr>
        <w:t>Special meetings can be called at any time by the Manager(s) or by Members who hold at least 50% of the Company’s voting power.</w:t>
      </w:r>
    </w:p>
    <w:p w14:paraId="4F42D6E1" w14:textId="66EBBFBD" w:rsidR="00A060D8" w:rsidRDefault="00791C6B" w:rsidP="007A3BE0">
      <w:pPr>
        <w:pStyle w:val="Heading2"/>
        <w:keepNext w:val="0"/>
        <w:keepLines w:val="0"/>
        <w:widowControl w:val="0"/>
        <w:numPr>
          <w:ilvl w:val="1"/>
          <w:numId w:val="12"/>
        </w:numPr>
      </w:pPr>
      <w:r w:rsidRPr="004F1528">
        <w:rPr>
          <w:b/>
          <w:u w:val="single"/>
        </w:rPr>
        <w:t>Members’ Action by Consent in Lieu of Meeting.</w:t>
      </w:r>
      <w:r w:rsidR="004D33A9" w:rsidRPr="005F668D">
        <w:rPr>
          <w:color w:val="0070C0"/>
        </w:rPr>
        <w:t xml:space="preserve"> </w:t>
      </w:r>
      <w:r w:rsidR="005F668D" w:rsidRPr="005F668D">
        <w:rPr>
          <w:color w:val="0070C0"/>
        </w:rPr>
        <w:t xml:space="preserve">Members can </w:t>
      </w:r>
      <w:proofErr w:type="gramStart"/>
      <w:r w:rsidR="005F668D" w:rsidRPr="005F668D">
        <w:rPr>
          <w:color w:val="0070C0"/>
        </w:rPr>
        <w:t>take action</w:t>
      </w:r>
      <w:proofErr w:type="gramEnd"/>
      <w:r w:rsidR="005F668D" w:rsidRPr="005F668D">
        <w:rPr>
          <w:color w:val="0070C0"/>
        </w:rPr>
        <w:t xml:space="preserve"> without holding a meeting, giving notice, or voting—if all Members entitled to vote sign a written consent describing the action. This written consent has the same legal effect as a unanimous vote at a meeting and must be kept with the meeting records.</w:t>
      </w:r>
    </w:p>
    <w:p w14:paraId="4F9A5A3C" w14:textId="523A50A0" w:rsidR="001F6CD0" w:rsidRPr="00267881" w:rsidRDefault="001F6CD0" w:rsidP="004D33A9">
      <w:pPr>
        <w:pStyle w:val="Heading2"/>
        <w:keepNext w:val="0"/>
        <w:keepLines w:val="0"/>
        <w:widowControl w:val="0"/>
        <w:ind w:left="576"/>
        <w:rPr>
          <w:b/>
          <w:bCs w:val="0"/>
          <w:u w:val="single"/>
        </w:rPr>
      </w:pPr>
    </w:p>
    <w:p w14:paraId="6F848B5B" w14:textId="77777777" w:rsidR="001F6CD0" w:rsidRPr="007C1FC8" w:rsidRDefault="00791C6B" w:rsidP="007A3BE0">
      <w:pPr>
        <w:pStyle w:val="Heading2"/>
        <w:keepNext w:val="0"/>
        <w:keepLines w:val="0"/>
        <w:widowControl w:val="0"/>
        <w:numPr>
          <w:ilvl w:val="1"/>
          <w:numId w:val="12"/>
        </w:numPr>
        <w:rPr>
          <w:b/>
          <w:bCs w:val="0"/>
          <w:u w:val="single"/>
        </w:rPr>
      </w:pPr>
      <w:r w:rsidRPr="007C1FC8">
        <w:rPr>
          <w:b/>
          <w:bCs w:val="0"/>
          <w:u w:val="single"/>
        </w:rPr>
        <w:t>Notice of Meetings.</w:t>
      </w:r>
    </w:p>
    <w:p w14:paraId="5450D9C7" w14:textId="2A642DFB" w:rsidR="00F41A48" w:rsidRPr="00553DEB" w:rsidRDefault="00791C6B" w:rsidP="007A3BE0">
      <w:pPr>
        <w:pStyle w:val="Heading3"/>
        <w:keepNext w:val="0"/>
        <w:keepLines w:val="0"/>
        <w:widowControl w:val="0"/>
        <w:numPr>
          <w:ilvl w:val="2"/>
          <w:numId w:val="12"/>
        </w:numPr>
        <w:rPr>
          <w:color w:val="0070C0"/>
        </w:rPr>
      </w:pPr>
      <w:r w:rsidRPr="00DE485C">
        <w:rPr>
          <w:b/>
          <w:bCs w:val="0"/>
          <w:u w:val="single"/>
        </w:rPr>
        <w:t>Notice Required.</w:t>
      </w:r>
      <w:r w:rsidR="00712A49">
        <w:t xml:space="preserve"> </w:t>
      </w:r>
      <w:r w:rsidR="00F41A48" w:rsidRPr="00553DEB">
        <w:rPr>
          <w:color w:val="0070C0"/>
        </w:rPr>
        <w:t xml:space="preserve">If Members are expected to </w:t>
      </w:r>
      <w:proofErr w:type="gramStart"/>
      <w:r w:rsidR="00F41A48" w:rsidRPr="00553DEB">
        <w:rPr>
          <w:color w:val="0070C0"/>
        </w:rPr>
        <w:t>take action</w:t>
      </w:r>
      <w:proofErr w:type="gramEnd"/>
      <w:r w:rsidR="00F41A48" w:rsidRPr="00553DEB">
        <w:rPr>
          <w:color w:val="0070C0"/>
        </w:rPr>
        <w:t xml:space="preserve"> at a meeting and aren’t using the written consent process in </w:t>
      </w:r>
      <w:r w:rsidR="00F41A48" w:rsidRPr="00553DEB">
        <w:rPr>
          <w:b/>
          <w:color w:val="0070C0"/>
        </w:rPr>
        <w:t>Section 4.3</w:t>
      </w:r>
      <w:r w:rsidR="00F41A48" w:rsidRPr="00553DEB">
        <w:rPr>
          <w:color w:val="0070C0"/>
        </w:rPr>
        <w:t>, they must get written notice of the meeting. The notice must state the time, date, location, and—if it’s a special meeting—the purpose. It must be given at least 10 days but no more than 60 days before the meeting. Notice can be delivered personally or by mail. If the Member is a business or trust, notice is valid if sent to the last known designated contact on record. Mailing the notice counts as delivery once it’s sent with prepaid postage.</w:t>
      </w:r>
    </w:p>
    <w:p w14:paraId="4AE320E9" w14:textId="6044C7A1" w:rsidR="001F6CD0" w:rsidRPr="00553DEB" w:rsidRDefault="00F41A48" w:rsidP="0040092F">
      <w:pPr>
        <w:pStyle w:val="Heading3"/>
        <w:ind w:left="630"/>
        <w:rPr>
          <w:color w:val="0070C0"/>
        </w:rPr>
      </w:pPr>
      <w:r w:rsidRPr="00F41A48">
        <w:rPr>
          <w:color w:val="0070C0"/>
        </w:rPr>
        <w:t>If a meeting is postponed to a new time or place, no new notice is required if the change is announced during the original meeting.</w:t>
      </w:r>
    </w:p>
    <w:p w14:paraId="0672786B" w14:textId="4598E502" w:rsidR="001F6CD0" w:rsidRPr="00184709" w:rsidRDefault="00791C6B" w:rsidP="007A3BE0">
      <w:pPr>
        <w:pStyle w:val="Heading3"/>
        <w:keepNext w:val="0"/>
        <w:keepLines w:val="0"/>
        <w:widowControl w:val="0"/>
        <w:numPr>
          <w:ilvl w:val="2"/>
          <w:numId w:val="12"/>
        </w:numPr>
      </w:pPr>
      <w:r w:rsidRPr="0083134A">
        <w:rPr>
          <w:b/>
          <w:bCs w:val="0"/>
          <w:u w:val="single"/>
        </w:rPr>
        <w:t>Waiver of Notice</w:t>
      </w:r>
      <w:r w:rsidRPr="00184709">
        <w:t>.</w:t>
      </w:r>
      <w:r w:rsidR="0083134A">
        <w:t xml:space="preserve"> </w:t>
      </w:r>
      <w:r w:rsidR="001F3F00" w:rsidRPr="001F3F00">
        <w:rPr>
          <w:color w:val="0070C0"/>
        </w:rPr>
        <w:t xml:space="preserve">Members can waive the notice requirement by signing a written waiver before, during, or after the meeting. If a </w:t>
      </w:r>
      <w:proofErr w:type="gramStart"/>
      <w:r w:rsidR="001F3F00" w:rsidRPr="001F3F00">
        <w:rPr>
          <w:color w:val="0070C0"/>
        </w:rPr>
        <w:t>Member</w:t>
      </w:r>
      <w:proofErr w:type="gramEnd"/>
      <w:r w:rsidR="001F3F00" w:rsidRPr="001F3F00">
        <w:rPr>
          <w:color w:val="0070C0"/>
        </w:rPr>
        <w:t xml:space="preserve"> shows up to a meeting and doesn’t object at the start, they are considered to have waived notice.</w:t>
      </w:r>
    </w:p>
    <w:p w14:paraId="70825851" w14:textId="1DEB7083" w:rsidR="001F6CD0" w:rsidRPr="0083134A" w:rsidRDefault="00791C6B" w:rsidP="007A3BE0">
      <w:pPr>
        <w:pStyle w:val="Heading2"/>
        <w:keepNext w:val="0"/>
        <w:keepLines w:val="0"/>
        <w:widowControl w:val="0"/>
        <w:numPr>
          <w:ilvl w:val="1"/>
          <w:numId w:val="12"/>
        </w:numPr>
        <w:rPr>
          <w:b/>
          <w:bCs w:val="0"/>
          <w:u w:val="single"/>
        </w:rPr>
      </w:pPr>
      <w:r w:rsidRPr="0083134A">
        <w:rPr>
          <w:b/>
          <w:bCs w:val="0"/>
          <w:u w:val="single"/>
        </w:rPr>
        <w:t>Presiding officials.</w:t>
      </w:r>
      <w:r w:rsidR="00DE485C">
        <w:rPr>
          <w:b/>
          <w:bCs w:val="0"/>
          <w:u w:val="single"/>
        </w:rPr>
        <w:t xml:space="preserve"> </w:t>
      </w:r>
      <w:r w:rsidR="004214DE" w:rsidRPr="00C714D1">
        <w:rPr>
          <w:color w:val="0070C0"/>
        </w:rPr>
        <w:t xml:space="preserve">Any Manager may start and lead a </w:t>
      </w:r>
      <w:proofErr w:type="gramStart"/>
      <w:r w:rsidR="004214DE" w:rsidRPr="00C714D1">
        <w:rPr>
          <w:color w:val="0070C0"/>
        </w:rPr>
        <w:t>Member</w:t>
      </w:r>
      <w:proofErr w:type="gramEnd"/>
      <w:r w:rsidR="004214DE" w:rsidRPr="00C714D1">
        <w:rPr>
          <w:color w:val="0070C0"/>
        </w:rPr>
        <w:t xml:space="preserve"> meeting. If no Manager </w:t>
      </w:r>
      <w:r w:rsidR="004214DE" w:rsidRPr="00C714D1">
        <w:rPr>
          <w:color w:val="0070C0"/>
        </w:rPr>
        <w:lastRenderedPageBreak/>
        <w:t xml:space="preserve">does so, the person who properly called the meeting may begin it, but a </w:t>
      </w:r>
      <w:proofErr w:type="gramStart"/>
      <w:r w:rsidR="004214DE" w:rsidRPr="00C714D1">
        <w:rPr>
          <w:color w:val="0070C0"/>
        </w:rPr>
        <w:t>Manager</w:t>
      </w:r>
      <w:proofErr w:type="gramEnd"/>
      <w:r w:rsidR="004214DE" w:rsidRPr="00C714D1">
        <w:rPr>
          <w:color w:val="0070C0"/>
        </w:rPr>
        <w:t xml:space="preserve"> will still serve as the meeting’s presiding officer.</w:t>
      </w:r>
    </w:p>
    <w:p w14:paraId="53830526" w14:textId="77777777" w:rsidR="001F6CD0" w:rsidRPr="00B948EE" w:rsidRDefault="00791C6B" w:rsidP="007A3BE0">
      <w:pPr>
        <w:pStyle w:val="Heading2"/>
        <w:keepNext w:val="0"/>
        <w:keepLines w:val="0"/>
        <w:widowControl w:val="0"/>
        <w:numPr>
          <w:ilvl w:val="1"/>
          <w:numId w:val="12"/>
        </w:numPr>
        <w:rPr>
          <w:b/>
          <w:bCs w:val="0"/>
          <w:u w:val="single"/>
        </w:rPr>
      </w:pPr>
      <w:r w:rsidRPr="00B948EE">
        <w:rPr>
          <w:b/>
          <w:bCs w:val="0"/>
          <w:u w:val="single"/>
        </w:rPr>
        <w:t>Business Which May Be Transacted at Meetings.</w:t>
      </w:r>
    </w:p>
    <w:p w14:paraId="64696808" w14:textId="65919E3A" w:rsidR="001F6CD0" w:rsidRPr="00B948EE" w:rsidRDefault="00791C6B" w:rsidP="007A3BE0">
      <w:pPr>
        <w:pStyle w:val="Heading3"/>
        <w:keepNext w:val="0"/>
        <w:keepLines w:val="0"/>
        <w:widowControl w:val="0"/>
        <w:numPr>
          <w:ilvl w:val="2"/>
          <w:numId w:val="12"/>
        </w:numPr>
        <w:rPr>
          <w:b/>
          <w:bCs w:val="0"/>
          <w:u w:val="single"/>
        </w:rPr>
      </w:pPr>
      <w:r w:rsidRPr="00B948EE">
        <w:rPr>
          <w:b/>
          <w:bCs w:val="0"/>
          <w:u w:val="single"/>
        </w:rPr>
        <w:t>Annual Meetings.</w:t>
      </w:r>
      <w:r w:rsidR="00CB50D0" w:rsidRPr="007A1EBC">
        <w:rPr>
          <w:color w:val="0070C0"/>
        </w:rPr>
        <w:t xml:space="preserve"> </w:t>
      </w:r>
      <w:r w:rsidR="007A1EBC" w:rsidRPr="007A1EBC">
        <w:rPr>
          <w:color w:val="0070C0"/>
        </w:rPr>
        <w:t>At each annual meeting, Members will elect the Manager(s) to serve until the next election. Members may also handle any other Company business—even if it wasn’t listed in the meeting notice—unless the law prohibits it.</w:t>
      </w:r>
    </w:p>
    <w:p w14:paraId="72146EDC" w14:textId="5DB8AE39" w:rsidR="008B7D02" w:rsidRPr="00B948EE" w:rsidRDefault="00791C6B" w:rsidP="007A3BE0">
      <w:pPr>
        <w:pStyle w:val="Heading3"/>
        <w:keepNext w:val="0"/>
        <w:keepLines w:val="0"/>
        <w:widowControl w:val="0"/>
        <w:numPr>
          <w:ilvl w:val="2"/>
          <w:numId w:val="12"/>
        </w:numPr>
        <w:rPr>
          <w:b/>
          <w:bCs w:val="0"/>
          <w:u w:val="single"/>
        </w:rPr>
      </w:pPr>
      <w:r w:rsidRPr="00B948EE">
        <w:rPr>
          <w:b/>
          <w:bCs w:val="0"/>
          <w:u w:val="single"/>
        </w:rPr>
        <w:t>Special Meetings.</w:t>
      </w:r>
      <w:r w:rsidR="00CB50D0" w:rsidRPr="00CA0365">
        <w:rPr>
          <w:color w:val="0070C0"/>
        </w:rPr>
        <w:t xml:space="preserve"> </w:t>
      </w:r>
      <w:r w:rsidR="00CA0365" w:rsidRPr="00CA0365">
        <w:rPr>
          <w:color w:val="0070C0"/>
        </w:rPr>
        <w:t>Special meetings can address any topic, but business must be limited to what’s stated in the meeting notice—unless all Members agree to add other items.</w:t>
      </w:r>
    </w:p>
    <w:p w14:paraId="7E438104" w14:textId="2F6ACEB6" w:rsidR="003B11F2" w:rsidRDefault="00791C6B" w:rsidP="007A3BE0">
      <w:pPr>
        <w:pStyle w:val="Heading2"/>
        <w:keepNext w:val="0"/>
        <w:keepLines w:val="0"/>
        <w:widowControl w:val="0"/>
        <w:numPr>
          <w:ilvl w:val="1"/>
          <w:numId w:val="12"/>
        </w:numPr>
        <w:spacing w:after="201" w:line="270" w:lineRule="auto"/>
        <w:jc w:val="both"/>
      </w:pPr>
      <w:r w:rsidRPr="00025A0D">
        <w:rPr>
          <w:b/>
          <w:bCs w:val="0"/>
          <w:u w:val="single"/>
        </w:rPr>
        <w:t>Quorum; Decision of Members.</w:t>
      </w:r>
      <w:r w:rsidR="00CB50D0" w:rsidRPr="00805770">
        <w:rPr>
          <w:color w:val="0070C0"/>
        </w:rPr>
        <w:t xml:space="preserve"> </w:t>
      </w:r>
      <w:r w:rsidR="00805770" w:rsidRPr="00805770">
        <w:rPr>
          <w:color w:val="0070C0"/>
        </w:rPr>
        <w:t>A meeting needs Members holding more than 50% of the voting Units (in person or by proxy) to proceed. If a quorum is present, a majority vote of those present decides the matter—unless a greater vote is required by this Agreement, the Articles, or the law. Business may continue even if some Members leave and quorum is lost. If quorum isn’t met, the meeting can be postponed to a date within 60 days, and no new notice is needed.</w:t>
      </w:r>
    </w:p>
    <w:p w14:paraId="57A3F6EB" w14:textId="326ABF88" w:rsidR="00395ECB" w:rsidRDefault="00791C6B" w:rsidP="007A3BE0">
      <w:pPr>
        <w:numPr>
          <w:ilvl w:val="1"/>
          <w:numId w:val="12"/>
        </w:numPr>
        <w:spacing w:after="201" w:line="270" w:lineRule="auto"/>
        <w:jc w:val="both"/>
      </w:pPr>
      <w:r w:rsidRPr="00C15C20">
        <w:rPr>
          <w:b/>
          <w:bCs/>
          <w:u w:val="single"/>
        </w:rPr>
        <w:t>Method of Voting Proxies.</w:t>
      </w:r>
      <w:r w:rsidR="00395ECB" w:rsidRPr="00A33961">
        <w:rPr>
          <w:b/>
          <w:bCs/>
        </w:rPr>
        <w:t xml:space="preserve"> </w:t>
      </w:r>
      <w:r w:rsidR="00BF2CA3" w:rsidRPr="00BF2CA3">
        <w:rPr>
          <w:color w:val="0070C0"/>
        </w:rPr>
        <w:t xml:space="preserve">A Member may vote in person or by signing a written proxy that authorizes someone else to vote on their behalf. Proxies expire </w:t>
      </w:r>
      <w:proofErr w:type="gramStart"/>
      <w:r w:rsidR="00BF2CA3" w:rsidRPr="00BF2CA3">
        <w:rPr>
          <w:color w:val="0070C0"/>
        </w:rPr>
        <w:t>after one year from</w:t>
      </w:r>
      <w:proofErr w:type="gramEnd"/>
      <w:r w:rsidR="00BF2CA3" w:rsidRPr="00BF2CA3">
        <w:rPr>
          <w:color w:val="0070C0"/>
        </w:rPr>
        <w:t xml:space="preserve"> the date they’re signed.</w:t>
      </w:r>
    </w:p>
    <w:p w14:paraId="6096C8AB" w14:textId="4B8F7F1E" w:rsidR="0019564E" w:rsidRPr="00C15C20" w:rsidRDefault="00791C6B" w:rsidP="007A3BE0">
      <w:pPr>
        <w:pStyle w:val="Heading2"/>
        <w:keepNext w:val="0"/>
        <w:keepLines w:val="0"/>
        <w:widowControl w:val="0"/>
        <w:numPr>
          <w:ilvl w:val="1"/>
          <w:numId w:val="12"/>
        </w:numPr>
        <w:spacing w:after="201" w:line="270" w:lineRule="auto"/>
        <w:jc w:val="both"/>
        <w:rPr>
          <w:b/>
          <w:bCs w:val="0"/>
          <w:u w:val="single"/>
        </w:rPr>
      </w:pPr>
      <w:r w:rsidRPr="00C15C20">
        <w:rPr>
          <w:b/>
          <w:bCs w:val="0"/>
          <w:u w:val="single"/>
        </w:rPr>
        <w:t>Cumulative Voting.</w:t>
      </w:r>
      <w:r w:rsidR="00A33961" w:rsidRPr="00A33961">
        <w:rPr>
          <w:b/>
          <w:bCs w:val="0"/>
        </w:rPr>
        <w:t xml:space="preserve"> </w:t>
      </w:r>
      <w:r w:rsidR="00B32352" w:rsidRPr="00B32352">
        <w:rPr>
          <w:color w:val="0070C0"/>
        </w:rPr>
        <w:t>Members are not allowed to use cumulative voting when electing Manager(s). Each Unit gets one vote only.</w:t>
      </w:r>
    </w:p>
    <w:p w14:paraId="07A7284E" w14:textId="09CB69A3" w:rsidR="00126567" w:rsidRDefault="00791C6B" w:rsidP="007A3BE0">
      <w:pPr>
        <w:widowControl w:val="0"/>
        <w:numPr>
          <w:ilvl w:val="1"/>
          <w:numId w:val="12"/>
        </w:numPr>
        <w:spacing w:after="3" w:line="270" w:lineRule="auto"/>
        <w:jc w:val="both"/>
      </w:pPr>
      <w:r w:rsidRPr="00A33961">
        <w:rPr>
          <w:b/>
          <w:bCs/>
          <w:u w:val="single"/>
        </w:rPr>
        <w:t>Members Entitled to Vote; Voting Rights of Fiduciaries, Pledgors and Joint Owners.</w:t>
      </w:r>
      <w:r w:rsidR="00126567" w:rsidRPr="00126567">
        <w:t xml:space="preserve"> </w:t>
      </w:r>
      <w:r w:rsidR="00EC0B74" w:rsidRPr="002C2CD2">
        <w:rPr>
          <w:color w:val="0070C0"/>
        </w:rPr>
        <w:t xml:space="preserve">All Members can vote or give written consent unless restricted by the Articles, this Agreement, or the law. If Units lose voting rights (as stated in </w:t>
      </w:r>
      <w:r w:rsidR="00EC0B74" w:rsidRPr="002C2CD2">
        <w:rPr>
          <w:b/>
          <w:bCs/>
          <w:color w:val="0070C0"/>
        </w:rPr>
        <w:t>Article 3</w:t>
      </w:r>
      <w:r w:rsidR="00EC0B74" w:rsidRPr="002C2CD2">
        <w:rPr>
          <w:color w:val="0070C0"/>
        </w:rPr>
        <w:t>), those limits apply.</w:t>
      </w:r>
    </w:p>
    <w:p w14:paraId="046D94E5" w14:textId="77777777" w:rsidR="00166349" w:rsidRDefault="00166349" w:rsidP="00166349">
      <w:pPr>
        <w:pStyle w:val="Heading1"/>
        <w:widowControl w:val="0"/>
        <w:spacing w:before="0"/>
        <w:ind w:left="450"/>
        <w:jc w:val="both"/>
        <w:rPr>
          <w:b w:val="0"/>
          <w:bCs w:val="0"/>
          <w:color w:val="auto"/>
          <w:sz w:val="22"/>
          <w:szCs w:val="22"/>
        </w:rPr>
      </w:pPr>
    </w:p>
    <w:p w14:paraId="5E5C9AD9" w14:textId="1D9E22E6" w:rsidR="00166349" w:rsidRDefault="005B7ABD" w:rsidP="00757599">
      <w:pPr>
        <w:pStyle w:val="Heading1"/>
        <w:widowControl w:val="0"/>
        <w:spacing w:before="0"/>
        <w:jc w:val="both"/>
        <w:rPr>
          <w:color w:val="0070C0"/>
          <w:sz w:val="22"/>
          <w:szCs w:val="22"/>
        </w:rPr>
      </w:pPr>
      <w:r w:rsidRPr="002A2EAD">
        <w:rPr>
          <w:color w:val="0070C0"/>
          <w:sz w:val="22"/>
          <w:szCs w:val="22"/>
        </w:rPr>
        <w:t xml:space="preserve">Units held in retirement or savings accounts (like IRAs, HSAs, ESAs, etc.) may be </w:t>
      </w:r>
      <w:proofErr w:type="gramStart"/>
      <w:r w:rsidRPr="002A2EAD">
        <w:rPr>
          <w:color w:val="0070C0"/>
          <w:sz w:val="22"/>
          <w:szCs w:val="22"/>
        </w:rPr>
        <w:t>voted</w:t>
      </w:r>
      <w:proofErr w:type="gramEnd"/>
      <w:r w:rsidRPr="002A2EAD">
        <w:rPr>
          <w:color w:val="0070C0"/>
          <w:sz w:val="22"/>
          <w:szCs w:val="22"/>
        </w:rPr>
        <w:t xml:space="preserve"> by the account holder (or the Responsible Individual for an ESA) until the Company receives notice that:</w:t>
      </w:r>
    </w:p>
    <w:p w14:paraId="0B2BB7BC" w14:textId="77777777" w:rsidR="003B48FF" w:rsidRPr="00AB681E" w:rsidRDefault="005B7ABD" w:rsidP="007A3BE0">
      <w:pPr>
        <w:pStyle w:val="Heading3"/>
        <w:numPr>
          <w:ilvl w:val="2"/>
          <w:numId w:val="12"/>
        </w:numPr>
        <w:rPr>
          <w:color w:val="0070C0"/>
        </w:rPr>
      </w:pPr>
      <w:r w:rsidRPr="00AB681E">
        <w:rPr>
          <w:color w:val="0070C0"/>
        </w:rPr>
        <w:t>The participant has died or is incapacitated,</w:t>
      </w:r>
    </w:p>
    <w:p w14:paraId="3EE2C4C0" w14:textId="0FDF78D8" w:rsidR="005B7ABD" w:rsidRPr="00AB681E" w:rsidRDefault="005B7ABD" w:rsidP="007A3BE0">
      <w:pPr>
        <w:pStyle w:val="Heading3"/>
        <w:numPr>
          <w:ilvl w:val="2"/>
          <w:numId w:val="12"/>
        </w:numPr>
        <w:rPr>
          <w:color w:val="0070C0"/>
        </w:rPr>
      </w:pPr>
      <w:r w:rsidRPr="00AB681E">
        <w:rPr>
          <w:color w:val="0070C0"/>
        </w:rPr>
        <w:t>Someone else is claiming the Units, or</w:t>
      </w:r>
    </w:p>
    <w:p w14:paraId="6AFA5E40" w14:textId="56AD9A4F" w:rsidR="001F6CD0" w:rsidRPr="00AB681E" w:rsidRDefault="005B7ABD" w:rsidP="007A3BE0">
      <w:pPr>
        <w:pStyle w:val="Heading3"/>
        <w:numPr>
          <w:ilvl w:val="2"/>
          <w:numId w:val="12"/>
        </w:numPr>
        <w:rPr>
          <w:color w:val="0070C0"/>
        </w:rPr>
      </w:pPr>
      <w:r w:rsidRPr="00AB681E">
        <w:rPr>
          <w:color w:val="0070C0"/>
        </w:rPr>
        <w:t>The fiduciary is asserting control over the vote.</w:t>
      </w:r>
    </w:p>
    <w:p w14:paraId="21FEB177" w14:textId="634C0EC9" w:rsidR="001F6CD0" w:rsidRPr="00A33961" w:rsidRDefault="009D49C4" w:rsidP="00756CA9">
      <w:pPr>
        <w:pStyle w:val="Heading1"/>
        <w:keepNext w:val="0"/>
        <w:keepLines w:val="0"/>
        <w:widowControl w:val="0"/>
        <w:jc w:val="both"/>
        <w:rPr>
          <w:b w:val="0"/>
          <w:bCs w:val="0"/>
          <w:color w:val="auto"/>
          <w:sz w:val="22"/>
          <w:szCs w:val="22"/>
        </w:rPr>
      </w:pPr>
      <w:r w:rsidRPr="009D49C4">
        <w:rPr>
          <w:b w:val="0"/>
          <w:bCs w:val="0"/>
          <w:color w:val="0070C0"/>
          <w:sz w:val="22"/>
          <w:szCs w:val="22"/>
        </w:rPr>
        <w:t xml:space="preserve">Units held by an entity (like a business or trust) must be </w:t>
      </w:r>
      <w:proofErr w:type="gramStart"/>
      <w:r w:rsidRPr="009D49C4">
        <w:rPr>
          <w:b w:val="0"/>
          <w:bCs w:val="0"/>
          <w:color w:val="0070C0"/>
          <w:sz w:val="22"/>
          <w:szCs w:val="22"/>
        </w:rPr>
        <w:t>voted</w:t>
      </w:r>
      <w:proofErr w:type="gramEnd"/>
      <w:r w:rsidRPr="009D49C4">
        <w:rPr>
          <w:b w:val="0"/>
          <w:bCs w:val="0"/>
          <w:color w:val="0070C0"/>
          <w:sz w:val="22"/>
          <w:szCs w:val="22"/>
        </w:rPr>
        <w:t xml:space="preserve"> by the person the entity designates in writing.</w:t>
      </w:r>
    </w:p>
    <w:p w14:paraId="42EAF194" w14:textId="69B53EF2" w:rsidR="001F6CD0" w:rsidRPr="00A33961" w:rsidRDefault="00DE29EE" w:rsidP="00D06A64">
      <w:pPr>
        <w:pStyle w:val="Heading1"/>
        <w:keepNext w:val="0"/>
        <w:keepLines w:val="0"/>
        <w:widowControl w:val="0"/>
        <w:jc w:val="both"/>
        <w:rPr>
          <w:b w:val="0"/>
          <w:bCs w:val="0"/>
          <w:color w:val="auto"/>
          <w:sz w:val="22"/>
          <w:szCs w:val="22"/>
        </w:rPr>
      </w:pPr>
      <w:r w:rsidRPr="00DE29EE">
        <w:rPr>
          <w:b w:val="0"/>
          <w:bCs w:val="0"/>
          <w:color w:val="0070C0"/>
          <w:sz w:val="22"/>
          <w:szCs w:val="22"/>
        </w:rPr>
        <w:t>If Units are pledged as collateral, the pledging Member can vote unless they’ve legally given voting power to the pledgee. In that case, only the pledgee (or their proxy) may vote—provided the pledge was unanimously approved by the other Members, per Section 3.1.</w:t>
      </w:r>
    </w:p>
    <w:p w14:paraId="1F259DEE" w14:textId="72461299" w:rsidR="000E5699" w:rsidRPr="00A33961" w:rsidRDefault="000E5699" w:rsidP="000E5699">
      <w:pPr>
        <w:pStyle w:val="Heading1"/>
        <w:keepNext w:val="0"/>
        <w:keepLines w:val="0"/>
        <w:widowControl w:val="0"/>
        <w:jc w:val="both"/>
        <w:rPr>
          <w:b w:val="0"/>
          <w:bCs w:val="0"/>
          <w:color w:val="auto"/>
          <w:sz w:val="22"/>
          <w:szCs w:val="22"/>
        </w:rPr>
      </w:pPr>
      <w:r>
        <w:rPr>
          <w:b w:val="0"/>
          <w:bCs w:val="0"/>
          <w:color w:val="0070C0"/>
          <w:sz w:val="22"/>
          <w:szCs w:val="22"/>
        </w:rPr>
        <w:lastRenderedPageBreak/>
        <w:t>I</w:t>
      </w:r>
      <w:r w:rsidRPr="00C2758E">
        <w:rPr>
          <w:b w:val="0"/>
          <w:bCs w:val="0"/>
          <w:color w:val="0070C0"/>
          <w:sz w:val="22"/>
          <w:szCs w:val="22"/>
        </w:rPr>
        <w:t>f Membership Units are held jointly—whether by partners, joint tenants, tenants in common, tenants by the entirety, or under a shared fiduciary role—then, unless the Manager(s) receive written notice and supporting documents showing otherwise, any action taken by these holders regarding voting will be treated as follows:</w:t>
      </w:r>
    </w:p>
    <w:p w14:paraId="264250F6" w14:textId="77777777" w:rsidR="00126567" w:rsidRDefault="00791C6B" w:rsidP="007A3BE0">
      <w:pPr>
        <w:pStyle w:val="Heading3"/>
        <w:keepNext w:val="0"/>
        <w:keepLines w:val="0"/>
        <w:widowControl w:val="0"/>
        <w:numPr>
          <w:ilvl w:val="2"/>
          <w:numId w:val="9"/>
        </w:numPr>
      </w:pPr>
      <w:r w:rsidRPr="00184709">
        <w:t>If only one votes, his or her act binds all.</w:t>
      </w:r>
    </w:p>
    <w:p w14:paraId="0FA4EBA1" w14:textId="77777777" w:rsidR="00126567"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If more than one votes, the act of the majority so voting binds all.</w:t>
      </w:r>
    </w:p>
    <w:p w14:paraId="68E18FBB" w14:textId="19A2A51C" w:rsidR="001F6CD0"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 xml:space="preserve">If more than one votes, but the vote is evenly split on any </w:t>
      </w:r>
      <w:proofErr w:type="gramStart"/>
      <w:r w:rsidRPr="00126567">
        <w:rPr>
          <w:bCs w:val="0"/>
          <w:color w:val="auto"/>
        </w:rPr>
        <w:t>particular matter</w:t>
      </w:r>
      <w:proofErr w:type="gramEnd"/>
      <w:r w:rsidRPr="00126567">
        <w:rPr>
          <w:bCs w:val="0"/>
          <w:color w:val="auto"/>
        </w:rPr>
        <w:t>, each fraction may vote the Membership Units in question proportionally.</w:t>
      </w:r>
    </w:p>
    <w:p w14:paraId="45E04D56" w14:textId="239D43FE" w:rsidR="002753B4" w:rsidRPr="002753B4" w:rsidRDefault="009A1F7D" w:rsidP="009A1F7D">
      <w:pPr>
        <w:pStyle w:val="ListParagraph"/>
        <w:widowControl w:val="0"/>
        <w:spacing w:before="480" w:after="0"/>
        <w:ind w:left="0"/>
        <w:contextualSpacing w:val="0"/>
        <w:outlineLvl w:val="0"/>
        <w:rPr>
          <w:rFonts w:eastAsiaTheme="majorEastAsia" w:cstheme="majorBidi"/>
          <w:b/>
          <w:bCs/>
          <w:vanish/>
          <w:color w:val="000000" w:themeColor="text1"/>
          <w:sz w:val="28"/>
          <w:szCs w:val="28"/>
          <w:u w:val="single"/>
        </w:rPr>
      </w:pPr>
      <w:r w:rsidRPr="00A74074">
        <w:rPr>
          <w:color w:val="0070C0"/>
          <w:sz w:val="22"/>
        </w:rPr>
        <w:t>If documents filed with the Manager(s) show that the tenancy involves unequal ownership interests, then any “majority” or “even-split” under subsections (b) and (c) of Section 4.10 will be determined by ownership interest—not by the number of holders.</w:t>
      </w:r>
    </w:p>
    <w:p w14:paraId="2BA43560"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06E17FBA"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3B821A7"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7F24985"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6E013D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CE34CC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F1A54C8"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E9DDF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4396F98A"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D33605D"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9B287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03E0997"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6ADAD6E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C56EC27" w14:textId="77777777" w:rsidR="009A1F7D" w:rsidRPr="009A1F7D" w:rsidRDefault="009A1F7D" w:rsidP="009A1F7D">
      <w:pPr>
        <w:pStyle w:val="Heading2"/>
        <w:keepNext w:val="0"/>
        <w:keepLines w:val="0"/>
        <w:widowControl w:val="0"/>
        <w:rPr>
          <w:b/>
          <w:color w:val="0070C0"/>
          <w:u w:val="single"/>
        </w:rPr>
      </w:pPr>
    </w:p>
    <w:p w14:paraId="24D57AFA" w14:textId="77777777" w:rsidR="009A1F7D" w:rsidRPr="009A1F7D" w:rsidRDefault="009A1F7D" w:rsidP="007A3BE0">
      <w:pPr>
        <w:pStyle w:val="ListParagraph"/>
        <w:widowControl w:val="0"/>
        <w:numPr>
          <w:ilvl w:val="0"/>
          <w:numId w:val="11"/>
        </w:numPr>
        <w:spacing w:before="480" w:after="0"/>
        <w:contextualSpacing w:val="0"/>
        <w:jc w:val="center"/>
        <w:outlineLvl w:val="0"/>
        <w:rPr>
          <w:rFonts w:eastAsiaTheme="majorEastAsia" w:cstheme="majorBidi"/>
          <w:b/>
          <w:bCs/>
          <w:vanish/>
          <w:color w:val="000000" w:themeColor="text1"/>
          <w:sz w:val="28"/>
          <w:szCs w:val="28"/>
          <w:u w:val="single"/>
        </w:rPr>
      </w:pPr>
    </w:p>
    <w:p w14:paraId="6749246F"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B5A541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ED3C317"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21268"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75E097CA"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85035D3"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1FD513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32011A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ECFB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2213B4E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1C9F09AC" w14:textId="5CDEF9FF" w:rsidR="00E63680" w:rsidRDefault="00791C6B" w:rsidP="009A1F7D">
      <w:pPr>
        <w:pStyle w:val="Heading2"/>
        <w:keepNext w:val="0"/>
        <w:keepLines w:val="0"/>
        <w:widowControl w:val="0"/>
        <w:rPr>
          <w:b/>
          <w:color w:val="0070C0"/>
          <w:u w:val="single"/>
        </w:rPr>
      </w:pPr>
      <w:r w:rsidRPr="00223E82">
        <w:rPr>
          <w:b/>
          <w:u w:val="single"/>
        </w:rPr>
        <w:t>Ownership of Membership Units.</w:t>
      </w:r>
      <w:r w:rsidR="009A1F7D" w:rsidRPr="00EA7F39">
        <w:rPr>
          <w:color w:val="0070C0"/>
        </w:rPr>
        <w:t xml:space="preserve"> </w:t>
      </w:r>
      <w:r w:rsidR="00E7550B" w:rsidRPr="00EA7F39">
        <w:rPr>
          <w:color w:val="0070C0"/>
        </w:rPr>
        <w:t>The Company will treat the person listed in its official records as the true owner of Membership Units. It doesn’t have to recognize any other claims unless required by law. Only the official record owner can vote, access records, or exercise other Member rights.)</w:t>
      </w:r>
    </w:p>
    <w:p w14:paraId="0AC650DB" w14:textId="4A24B4EB" w:rsidR="00C960C6" w:rsidRPr="00C960C6" w:rsidRDefault="00791C6B" w:rsidP="00C960C6">
      <w:pPr>
        <w:pStyle w:val="Heading2"/>
        <w:rPr>
          <w:b/>
          <w:color w:val="0070C0"/>
          <w:u w:val="single"/>
        </w:rPr>
      </w:pPr>
      <w:r w:rsidRPr="00E63680">
        <w:rPr>
          <w:b/>
          <w:bCs w:val="0"/>
          <w:u w:val="single"/>
        </w:rPr>
        <w:t>Member List and Membership Unit Record.</w:t>
      </w:r>
      <w:r w:rsidR="00385DAE" w:rsidRPr="00385DAE">
        <w:rPr>
          <w:b/>
          <w:bCs w:val="0"/>
        </w:rPr>
        <w:t xml:space="preserve"> </w:t>
      </w:r>
      <w:r w:rsidR="00385DAE" w:rsidRPr="00BE2FB0">
        <w:rPr>
          <w:color w:val="0070C0"/>
        </w:rPr>
        <w:t xml:space="preserve"> </w:t>
      </w:r>
      <w:r w:rsidR="00BE2FB0" w:rsidRPr="00BE2FB0">
        <w:rPr>
          <w:color w:val="0070C0"/>
        </w:rPr>
        <w:t xml:space="preserve">If a </w:t>
      </w:r>
      <w:proofErr w:type="gramStart"/>
      <w:r w:rsidR="00BE2FB0" w:rsidRPr="00BE2FB0">
        <w:rPr>
          <w:color w:val="0070C0"/>
        </w:rPr>
        <w:t>Member</w:t>
      </w:r>
      <w:proofErr w:type="gramEnd"/>
      <w:r w:rsidR="00BE2FB0" w:rsidRPr="00BE2FB0">
        <w:rPr>
          <w:color w:val="0070C0"/>
        </w:rPr>
        <w:t xml:space="preserve"> requests it at least 14 days before a meeting, the Manager must prepare a list of all Members eligible to vote. The list must show each Member’s name, address, and number of Units. It must be available for review by any Member for 10 days before the meeting and during the meeting itself, either at the meeting location or another specified place in the same city.)</w:t>
      </w:r>
    </w:p>
    <w:p w14:paraId="1F0F9615" w14:textId="77777777" w:rsidR="00C85C61" w:rsidRDefault="00C85C61" w:rsidP="007A3BE0">
      <w:pPr>
        <w:pStyle w:val="Heading1"/>
        <w:numPr>
          <w:ilvl w:val="0"/>
          <w:numId w:val="11"/>
        </w:numPr>
        <w:spacing w:before="0"/>
        <w:rPr>
          <w:color w:val="0070C0"/>
        </w:rPr>
      </w:pPr>
    </w:p>
    <w:p w14:paraId="55C2A70C" w14:textId="0415A3E0" w:rsidR="00915F79" w:rsidRDefault="007670FF" w:rsidP="00A75EDA">
      <w:pPr>
        <w:pStyle w:val="Heading1"/>
        <w:spacing w:before="0"/>
        <w:rPr>
          <w:u w:val="single"/>
        </w:rPr>
      </w:pPr>
      <w:r w:rsidRPr="00C85C61">
        <w:rPr>
          <w:u w:val="single"/>
        </w:rPr>
        <w:t>Manager(s)</w:t>
      </w:r>
    </w:p>
    <w:p w14:paraId="74E5175B" w14:textId="47207DE8" w:rsidR="001F6CD0" w:rsidRPr="00915F79" w:rsidRDefault="00791C6B" w:rsidP="005C5B3E">
      <w:pPr>
        <w:pStyle w:val="Heading2"/>
        <w:rPr>
          <w:u w:val="single"/>
        </w:rPr>
      </w:pPr>
      <w:r w:rsidRPr="001262A8">
        <w:rPr>
          <w:b/>
          <w:u w:val="single"/>
        </w:rPr>
        <w:t>Manager(s) – Number and Tenure.</w:t>
      </w:r>
      <w:r w:rsidRPr="00184709">
        <w:t xml:space="preserve"> </w:t>
      </w:r>
      <w:r w:rsidR="00A7422D" w:rsidRPr="00DE3FA3">
        <w:rPr>
          <w:color w:val="0070C0"/>
        </w:rPr>
        <w:t>The Company will start with one Manager, Jessica Santa</w:t>
      </w:r>
      <w:r w:rsidR="001B4B31">
        <w:rPr>
          <w:color w:val="0070C0"/>
        </w:rPr>
        <w:t>c</w:t>
      </w:r>
      <w:r w:rsidR="00A7422D" w:rsidRPr="00DE3FA3">
        <w:rPr>
          <w:color w:val="0070C0"/>
        </w:rPr>
        <w:t>ruz, as named in the Articles</w:t>
      </w:r>
      <w:r w:rsidR="0068411D">
        <w:rPr>
          <w:color w:val="0070C0"/>
        </w:rPr>
        <w:t xml:space="preserve"> of </w:t>
      </w:r>
      <w:r w:rsidR="00E6752E">
        <w:rPr>
          <w:color w:val="0070C0"/>
        </w:rPr>
        <w:t>Organization</w:t>
      </w:r>
      <w:r w:rsidR="00A7422D" w:rsidRPr="00DE3FA3">
        <w:rPr>
          <w:color w:val="0070C0"/>
        </w:rPr>
        <w:t xml:space="preserve">. She will serve until the first annual meeting or until she resigns or is removed. At each annual meeting, Members will elect a </w:t>
      </w:r>
      <w:proofErr w:type="gramStart"/>
      <w:r w:rsidR="00A7422D" w:rsidRPr="00DE3FA3">
        <w:rPr>
          <w:color w:val="0070C0"/>
        </w:rPr>
        <w:t>Manager</w:t>
      </w:r>
      <w:proofErr w:type="gramEnd"/>
      <w:r w:rsidR="00A7422D" w:rsidRPr="00DE3FA3">
        <w:rPr>
          <w:color w:val="0070C0"/>
        </w:rPr>
        <w:t xml:space="preserve"> for the next term. The number of Managers can only be changed with approval from Members holding at least 75% of the voting Units (as required for “Major Decisions” in </w:t>
      </w:r>
      <w:r w:rsidR="00A7422D" w:rsidRPr="00DE3FA3">
        <w:rPr>
          <w:b/>
          <w:color w:val="0070C0"/>
        </w:rPr>
        <w:t>Section 5.2(b)</w:t>
      </w:r>
      <w:r w:rsidR="00A7422D" w:rsidRPr="00DE3FA3">
        <w:rPr>
          <w:color w:val="0070C0"/>
        </w:rPr>
        <w:t xml:space="preserve">). A Manager doesn’t have to be a </w:t>
      </w:r>
      <w:proofErr w:type="gramStart"/>
      <w:r w:rsidR="00A7422D" w:rsidRPr="00DE3FA3">
        <w:rPr>
          <w:color w:val="0070C0"/>
        </w:rPr>
        <w:t>Member</w:t>
      </w:r>
      <w:proofErr w:type="gramEnd"/>
      <w:r w:rsidR="00A7422D" w:rsidRPr="00DE3FA3">
        <w:rPr>
          <w:color w:val="0070C0"/>
        </w:rPr>
        <w:t xml:space="preserve"> or own any Units.)</w:t>
      </w:r>
    </w:p>
    <w:p w14:paraId="13BDFF8A" w14:textId="77777777" w:rsidR="001F6CD0" w:rsidRPr="0096633B" w:rsidRDefault="00791C6B" w:rsidP="008C4776">
      <w:pPr>
        <w:pStyle w:val="Heading1"/>
        <w:keepNext w:val="0"/>
        <w:keepLines w:val="0"/>
        <w:widowControl w:val="0"/>
        <w:rPr>
          <w:b w:val="0"/>
          <w:bCs w:val="0"/>
          <w:color w:val="auto"/>
          <w:sz w:val="22"/>
          <w:szCs w:val="22"/>
        </w:rPr>
      </w:pPr>
      <w:r w:rsidRPr="0096633B">
        <w:rPr>
          <w:b w:val="0"/>
          <w:bCs w:val="0"/>
          <w:color w:val="auto"/>
          <w:sz w:val="22"/>
          <w:szCs w:val="22"/>
        </w:rPr>
        <w:t xml:space="preserve">A Manager need not be a </w:t>
      </w:r>
      <w:proofErr w:type="gramStart"/>
      <w:r w:rsidRPr="0096633B">
        <w:rPr>
          <w:b w:val="0"/>
          <w:bCs w:val="0"/>
          <w:color w:val="auto"/>
          <w:sz w:val="22"/>
          <w:szCs w:val="22"/>
        </w:rPr>
        <w:t>Member</w:t>
      </w:r>
      <w:proofErr w:type="gramEnd"/>
      <w:r w:rsidRPr="0096633B">
        <w:rPr>
          <w:b w:val="0"/>
          <w:bCs w:val="0"/>
          <w:color w:val="auto"/>
          <w:sz w:val="22"/>
          <w:szCs w:val="22"/>
        </w:rPr>
        <w:t xml:space="preserve"> or a holder of a Membership Unit.</w:t>
      </w:r>
    </w:p>
    <w:p w14:paraId="05F35D84" w14:textId="77777777" w:rsidR="00FA1AE7" w:rsidRDefault="00FA1AE7" w:rsidP="00FA1AE7">
      <w:pPr>
        <w:spacing w:after="205" w:line="266" w:lineRule="auto"/>
        <w:ind w:left="-5" w:hanging="10"/>
      </w:pPr>
    </w:p>
    <w:p w14:paraId="08AA13F2" w14:textId="4211A069" w:rsidR="00FA1AE7" w:rsidRPr="000B05D1" w:rsidRDefault="000B05D1" w:rsidP="00A04980">
      <w:pPr>
        <w:pStyle w:val="Heading2"/>
        <w:rPr>
          <w:color w:val="0070C0"/>
        </w:rPr>
      </w:pPr>
      <w:r w:rsidRPr="000B05D1">
        <w:rPr>
          <w:color w:val="0070C0"/>
        </w:rPr>
        <w:t xml:space="preserve">Each Manager remains in office </w:t>
      </w:r>
      <w:proofErr w:type="gramStart"/>
      <w:r w:rsidRPr="000B05D1">
        <w:rPr>
          <w:color w:val="0070C0"/>
        </w:rPr>
        <w:t>until</w:t>
      </w:r>
      <w:proofErr w:type="gramEnd"/>
      <w:r w:rsidRPr="000B05D1">
        <w:rPr>
          <w:color w:val="0070C0"/>
        </w:rPr>
        <w:t xml:space="preserve"> replaced, resigns, or is removed. Attending a meeting or approving its minutes counts as accepting the Manager role.</w:t>
      </w:r>
    </w:p>
    <w:p>
      <w:r>
        <w:rPr>
          <w:b w:val="0"/>
          <w:color w:val="008000"/>
        </w:rPr>
        <w:t>Current Manager(s). Joshua Kennedy is the current Manager of the Company and will serve until replaced, resignation, or removal under this Agreement.</w:t>
      </w:r>
    </w:p>
    <w:p>
      <w:pPr/>
      <w:r>
        <w:rPr>
          <w:color w:val="008000"/>
        </w:rPr>
        <w:t>Entity Manager Authority. Investment Services LLC may serve as a Manager of the Company. When Investment Services LLC acts as Manager, it may act through its authorized manager or other authorized representative, and that person may sign on behalf of Investment Services LLC in its capacity as Manager.</w:t>
      </w:r>
    </w:p>
    <w:p w14:paraId="7062AE9E" w14:textId="77777777"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 xml:space="preserve">Unless otherwise agreed to by the approval of Members holding the required percentage of Membership Units for “Major Decisions” (as defined in Section 5.2(b) of this Operating </w:t>
      </w:r>
      <w:r w:rsidRPr="0096633B">
        <w:rPr>
          <w:color w:val="auto"/>
          <w:sz w:val="22"/>
          <w:szCs w:val="22"/>
        </w:rPr>
        <w:lastRenderedPageBreak/>
        <w:t>Agreement), a Manager shall not be the Account Holder of a Member (as defined in Section 3.7 of the Operating Agreement) or any other disqualified person (as defined in Internal Revenue Code §4975) to the Member.</w:t>
      </w:r>
    </w:p>
    <w:p w14:paraId="14D1DE82" w14:textId="38CF52C6"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It is expressly understood and agreed by all parties in this Operating Agreement that the following individuals (who may be commonly referred to as “account holders”), Wesley D.</w:t>
      </w:r>
      <w:r w:rsidR="00B74282" w:rsidRPr="0096633B">
        <w:rPr>
          <w:sz w:val="22"/>
          <w:szCs w:val="22"/>
        </w:rPr>
        <w:t xml:space="preserve"> Browning and Jeanette W. Hollinger, will have no signature authority, operational responsibility, or the authority to bind this entity to any contract or agreement, nor will the Company be operated in such a way as to permit any of these individual(s) to have unfettered access or control over any of the Company's assets.</w:t>
      </w:r>
    </w:p>
    <w:p w14:paraId="5251E57C" w14:textId="383CE774" w:rsidR="001F6CD0" w:rsidRPr="00692899" w:rsidRDefault="00791C6B" w:rsidP="007A3BE0">
      <w:pPr>
        <w:pStyle w:val="Heading2"/>
        <w:keepNext w:val="0"/>
        <w:keepLines w:val="0"/>
        <w:widowControl w:val="0"/>
        <w:numPr>
          <w:ilvl w:val="1"/>
          <w:numId w:val="10"/>
        </w:numPr>
        <w:rPr>
          <w:b/>
          <w:bCs w:val="0"/>
          <w:u w:val="single"/>
        </w:rPr>
      </w:pPr>
      <w:r w:rsidRPr="00692899">
        <w:rPr>
          <w:b/>
          <w:bCs w:val="0"/>
          <w:u w:val="single"/>
        </w:rPr>
        <w:t>Powers of the Manager(s).</w:t>
      </w:r>
    </w:p>
    <w:p w14:paraId="2ADDB218" w14:textId="5FAF1FA4" w:rsidR="001F6CD0" w:rsidRPr="00184709" w:rsidRDefault="00791C6B" w:rsidP="007A3BE0">
      <w:pPr>
        <w:pStyle w:val="Heading3"/>
        <w:keepNext w:val="0"/>
        <w:keepLines w:val="0"/>
        <w:widowControl w:val="0"/>
        <w:numPr>
          <w:ilvl w:val="2"/>
          <w:numId w:val="10"/>
        </w:numPr>
      </w:pPr>
      <w:r w:rsidRPr="00692899">
        <w:rPr>
          <w:b/>
          <w:bCs w:val="0"/>
          <w:u w:val="single"/>
        </w:rPr>
        <w:t>Generally</w:t>
      </w:r>
      <w:r w:rsidRPr="00184709">
        <w:t>.</w:t>
      </w:r>
      <w:r w:rsidR="00714B7E">
        <w:t xml:space="preserve"> </w:t>
      </w:r>
      <w:r w:rsidR="00201088" w:rsidRPr="00201088">
        <w:rPr>
          <w:color w:val="0070C0"/>
        </w:rPr>
        <w:t>The Manager(s) run the Company and can take any lawful action on its behalf, unless the law, the Articles of Organization, or this Agreement says otherwise. They can use all the Company’s powers to achieve its goals.)</w:t>
      </w:r>
    </w:p>
    <w:p w14:paraId="160619B7" w14:textId="188D5A0F" w:rsidR="001F6CD0" w:rsidRPr="00EB606A" w:rsidRDefault="00791C6B" w:rsidP="007A3BE0">
      <w:pPr>
        <w:pStyle w:val="Heading3"/>
        <w:keepNext w:val="0"/>
        <w:keepLines w:val="0"/>
        <w:widowControl w:val="0"/>
        <w:numPr>
          <w:ilvl w:val="2"/>
          <w:numId w:val="10"/>
        </w:numPr>
        <w:rPr>
          <w:color w:val="0070C0"/>
        </w:rPr>
      </w:pPr>
      <w:r w:rsidRPr="001F4417">
        <w:rPr>
          <w:b/>
          <w:bCs w:val="0"/>
          <w:u w:val="single"/>
        </w:rPr>
        <w:t>Approval by the Members for Certain “Major Decisions”</w:t>
      </w:r>
      <w:r w:rsidRPr="00184709">
        <w:t>.</w:t>
      </w:r>
      <w:r w:rsidR="00F057B6">
        <w:t xml:space="preserve"> </w:t>
      </w:r>
      <w:r w:rsidR="00EB606A" w:rsidRPr="00EB606A">
        <w:rPr>
          <w:color w:val="0070C0"/>
        </w:rPr>
        <w:t xml:space="preserve">Some actions—called “Major Decisions”—cannot be made by the Manager(s) alone. These require approval from Members holding at least </w:t>
      </w:r>
      <w:r w:rsidR="00EB606A" w:rsidRPr="00EB606A">
        <w:rPr>
          <w:b/>
          <w:color w:val="0070C0"/>
        </w:rPr>
        <w:t>75% of the voting Membership Units</w:t>
      </w:r>
      <w:r w:rsidR="00EB606A" w:rsidRPr="00EB606A">
        <w:rPr>
          <w:color w:val="0070C0"/>
        </w:rPr>
        <w:t>. These actions include:</w:t>
      </w:r>
    </w:p>
    <w:p w14:paraId="0315308A" w14:textId="77777777" w:rsidR="001F6CD0" w:rsidRPr="00184709" w:rsidRDefault="00791C6B" w:rsidP="007A3BE0">
      <w:pPr>
        <w:pStyle w:val="Heading4"/>
        <w:numPr>
          <w:ilvl w:val="3"/>
          <w:numId w:val="10"/>
        </w:numPr>
      </w:pPr>
      <w:r w:rsidRPr="00184709">
        <w:t>Acquisition of any partnership interest, Membership Unit, stock or assets of any business.</w:t>
      </w:r>
    </w:p>
    <w:p w14:paraId="5EF3D44E" w14:textId="77777777" w:rsidR="001F6CD0" w:rsidRPr="00184709" w:rsidRDefault="00791C6B" w:rsidP="007A3BE0">
      <w:pPr>
        <w:pStyle w:val="Heading4"/>
        <w:keepNext w:val="0"/>
        <w:keepLines w:val="0"/>
        <w:widowControl w:val="0"/>
        <w:numPr>
          <w:ilvl w:val="3"/>
          <w:numId w:val="10"/>
        </w:numPr>
      </w:pPr>
      <w:r w:rsidRPr="00184709">
        <w:t>Acquisition financing or refinancing of the stock or assets of a business to be acquired.</w:t>
      </w:r>
    </w:p>
    <w:p w14:paraId="4B249AB1" w14:textId="77777777" w:rsidR="001F6CD0" w:rsidRPr="00184709" w:rsidRDefault="00791C6B" w:rsidP="007A3BE0">
      <w:pPr>
        <w:pStyle w:val="Heading4"/>
        <w:keepNext w:val="0"/>
        <w:keepLines w:val="0"/>
        <w:widowControl w:val="0"/>
        <w:numPr>
          <w:ilvl w:val="3"/>
          <w:numId w:val="10"/>
        </w:numPr>
      </w:pPr>
      <w:r w:rsidRPr="00184709">
        <w:t>The single expenditure of more than $10,000.00 in any fiscal year for acquisition of capital assets or to make capital improvements.</w:t>
      </w:r>
    </w:p>
    <w:p w14:paraId="564F476D" w14:textId="1BF6FA33" w:rsidR="001F6CD0" w:rsidRPr="00184709" w:rsidRDefault="00A32B50" w:rsidP="007A3BE0">
      <w:pPr>
        <w:pStyle w:val="Heading4"/>
        <w:keepNext w:val="0"/>
        <w:keepLines w:val="0"/>
        <w:widowControl w:val="0"/>
        <w:numPr>
          <w:ilvl w:val="3"/>
          <w:numId w:val="10"/>
        </w:numPr>
      </w:pPr>
      <w:r w:rsidRPr="00A32B50">
        <w:rPr>
          <w:color w:val="0070C0"/>
        </w:rPr>
        <w:t xml:space="preserve">Borrowing </w:t>
      </w:r>
      <w:ins w:id="1" w:author="Jeff Watson" w:date="2025-10-31T12:43:00Z" w16du:dateUtc="2025-10-31T16:43:00Z">
        <w:r w:rsidR="00E6752E">
          <w:rPr>
            <w:color w:val="0070C0"/>
          </w:rPr>
          <w:t xml:space="preserve">on a </w:t>
        </w:r>
        <w:proofErr w:type="spellStart"/>
        <w:proofErr w:type="gramStart"/>
        <w:r w:rsidR="00E6752E">
          <w:rPr>
            <w:color w:val="0070C0"/>
          </w:rPr>
          <w:t>non recourse</w:t>
        </w:r>
        <w:proofErr w:type="spellEnd"/>
        <w:proofErr w:type="gramEnd"/>
        <w:r w:rsidR="00E6752E">
          <w:rPr>
            <w:color w:val="0070C0"/>
          </w:rPr>
          <w:t xml:space="preserve"> basis </w:t>
        </w:r>
      </w:ins>
      <w:r w:rsidRPr="00A32B50">
        <w:rPr>
          <w:color w:val="0070C0"/>
        </w:rPr>
        <w:t>over $10,000 in one year for a capital asset or improvement.</w:t>
      </w:r>
    </w:p>
    <w:p w14:paraId="3A73F33F" w14:textId="423C0623" w:rsidR="001F6CD0" w:rsidRPr="00184709" w:rsidRDefault="00C03D91" w:rsidP="007A3BE0">
      <w:pPr>
        <w:pStyle w:val="Heading4"/>
        <w:keepNext w:val="0"/>
        <w:keepLines w:val="0"/>
        <w:widowControl w:val="0"/>
        <w:numPr>
          <w:ilvl w:val="3"/>
          <w:numId w:val="10"/>
        </w:numPr>
      </w:pPr>
      <w:r w:rsidRPr="00C03D91">
        <w:rPr>
          <w:color w:val="0070C0"/>
        </w:rPr>
        <w:t>Any action requiring more than a simple majority under this Agreement, the Articles, or the law.</w:t>
      </w:r>
    </w:p>
    <w:p w14:paraId="0D4778C7" w14:textId="274CA3FE" w:rsidR="001F6CD0" w:rsidRPr="00184709" w:rsidRDefault="00F34BD5" w:rsidP="007A3BE0">
      <w:pPr>
        <w:pStyle w:val="Heading4"/>
        <w:keepNext w:val="0"/>
        <w:keepLines w:val="0"/>
        <w:widowControl w:val="0"/>
        <w:numPr>
          <w:ilvl w:val="3"/>
          <w:numId w:val="10"/>
        </w:numPr>
      </w:pPr>
      <w:r w:rsidRPr="00F34BD5">
        <w:rPr>
          <w:color w:val="0070C0"/>
        </w:rPr>
        <w:t>Selling or transferring real estate owned by the Company, or most of its assets.</w:t>
      </w:r>
    </w:p>
    <w:p w14:paraId="09F12950" w14:textId="7CAF2588" w:rsidR="001F6CD0" w:rsidRPr="003053A9" w:rsidRDefault="003053A9" w:rsidP="007A3BE0">
      <w:pPr>
        <w:pStyle w:val="Heading4"/>
        <w:keepNext w:val="0"/>
        <w:keepLines w:val="0"/>
        <w:widowControl w:val="0"/>
        <w:numPr>
          <w:ilvl w:val="3"/>
          <w:numId w:val="10"/>
        </w:numPr>
        <w:rPr>
          <w:color w:val="0070C0"/>
        </w:rPr>
      </w:pPr>
      <w:r w:rsidRPr="003053A9">
        <w:rPr>
          <w:color w:val="0070C0"/>
        </w:rPr>
        <w:t>(Issuing new Membership Units, granting options, or issuing debt convertible into Units.</w:t>
      </w:r>
    </w:p>
    <w:p w14:paraId="03CA8C53" w14:textId="44A57B2F" w:rsidR="001F6CD0" w:rsidRPr="00184709" w:rsidRDefault="00B15CA4" w:rsidP="007A3BE0">
      <w:pPr>
        <w:pStyle w:val="Heading4"/>
        <w:keepNext w:val="0"/>
        <w:keepLines w:val="0"/>
        <w:widowControl w:val="0"/>
        <w:numPr>
          <w:ilvl w:val="3"/>
          <w:numId w:val="10"/>
        </w:numPr>
      </w:pPr>
      <w:r w:rsidRPr="00B15CA4">
        <w:t>Changing this Operating Agreement or the Articles of Organization.</w:t>
      </w:r>
    </w:p>
    <w:p w14:paraId="0C7610B7" w14:textId="77777777" w:rsidR="001F6CD0" w:rsidRPr="00184709" w:rsidRDefault="00791C6B" w:rsidP="007A3BE0">
      <w:pPr>
        <w:pStyle w:val="Heading4"/>
        <w:keepNext w:val="0"/>
        <w:keepLines w:val="0"/>
        <w:widowControl w:val="0"/>
        <w:numPr>
          <w:ilvl w:val="3"/>
          <w:numId w:val="10"/>
        </w:numPr>
      </w:pPr>
      <w:r w:rsidRPr="00184709">
        <w:lastRenderedPageBreak/>
        <w:t>Removal of a Manager.</w:t>
      </w:r>
    </w:p>
    <w:p w14:paraId="286BF7AD" w14:textId="77777777" w:rsidR="001F6CD0" w:rsidRPr="00184709" w:rsidRDefault="00791C6B" w:rsidP="007A3BE0">
      <w:pPr>
        <w:pStyle w:val="Heading4"/>
        <w:keepNext w:val="0"/>
        <w:keepLines w:val="0"/>
        <w:widowControl w:val="0"/>
        <w:numPr>
          <w:ilvl w:val="3"/>
          <w:numId w:val="10"/>
        </w:numPr>
      </w:pPr>
      <w:r w:rsidRPr="00184709">
        <w:t>Any increase or decrease in the number of Manager(s).</w:t>
      </w:r>
    </w:p>
    <w:p w14:paraId="51096E5B" w14:textId="283B8BE3" w:rsidR="001F6CD0" w:rsidRPr="00184709" w:rsidDel="00E6752E" w:rsidRDefault="00665EF4" w:rsidP="007A3BE0">
      <w:pPr>
        <w:pStyle w:val="Heading4"/>
        <w:keepNext w:val="0"/>
        <w:keepLines w:val="0"/>
        <w:widowControl w:val="0"/>
        <w:numPr>
          <w:ilvl w:val="3"/>
          <w:numId w:val="10"/>
        </w:numPr>
        <w:rPr>
          <w:del w:id="2" w:author="Jeff Watson" w:date="2025-10-31T12:42:00Z" w16du:dateUtc="2025-10-31T16:42:00Z"/>
        </w:rPr>
      </w:pPr>
      <w:del w:id="3" w:author="Jeff Watson" w:date="2025-10-31T12:42:00Z" w16du:dateUtc="2025-10-31T16:42:00Z">
        <w:r w:rsidRPr="00665EF4" w:rsidDel="00E6752E">
          <w:rPr>
            <w:color w:val="0070C0"/>
          </w:rPr>
          <w:delText>Increasing capital contributions.</w:delText>
        </w:r>
      </w:del>
    </w:p>
    <w:p w14:paraId="71DB6FF9" w14:textId="77777777" w:rsidR="001F6CD0" w:rsidRPr="00184709" w:rsidRDefault="00791C6B" w:rsidP="007A3BE0">
      <w:pPr>
        <w:pStyle w:val="Heading4"/>
        <w:keepNext w:val="0"/>
        <w:keepLines w:val="0"/>
        <w:widowControl w:val="0"/>
        <w:numPr>
          <w:ilvl w:val="3"/>
          <w:numId w:val="10"/>
        </w:numPr>
      </w:pPr>
      <w:r w:rsidRPr="00184709">
        <w:t>Any change in the scope of business of the Company as defined in Section 1.6 of this Operating Agreement.</w:t>
      </w:r>
    </w:p>
    <w:p w14:paraId="0A639846" w14:textId="0D123CA8" w:rsidR="001F6CD0" w:rsidRPr="00184709" w:rsidRDefault="00791C6B" w:rsidP="007A3BE0">
      <w:pPr>
        <w:pStyle w:val="Heading3"/>
        <w:keepNext w:val="0"/>
        <w:keepLines w:val="0"/>
        <w:widowControl w:val="0"/>
        <w:numPr>
          <w:ilvl w:val="2"/>
          <w:numId w:val="10"/>
        </w:numPr>
      </w:pPr>
      <w:r w:rsidRPr="00C07EF7">
        <w:rPr>
          <w:b/>
          <w:bCs w:val="0"/>
          <w:u w:val="single"/>
        </w:rPr>
        <w:t>Definition of “Approved by the Members”</w:t>
      </w:r>
      <w:r w:rsidRPr="00184709">
        <w:t>.</w:t>
      </w:r>
      <w:r w:rsidR="00284210">
        <w:t xml:space="preserve"> </w:t>
      </w:r>
      <w:r w:rsidR="001F67C5" w:rsidRPr="001F67C5">
        <w:rPr>
          <w:color w:val="0070C0"/>
        </w:rPr>
        <w:t>Unless otherwise stated, this phrase means a simple majority of all voting Units—except where this Agreement or the law requires a higher percentage, such as the 75% needed for “Major Decisions” listed above.</w:t>
      </w:r>
    </w:p>
    <w:p w14:paraId="29D56FCD" w14:textId="16FEAF09" w:rsidR="001F6CD0" w:rsidRPr="00184709" w:rsidRDefault="00791C6B" w:rsidP="007A3BE0">
      <w:pPr>
        <w:pStyle w:val="Heading2"/>
        <w:keepNext w:val="0"/>
        <w:keepLines w:val="0"/>
        <w:widowControl w:val="0"/>
        <w:numPr>
          <w:ilvl w:val="1"/>
          <w:numId w:val="10"/>
        </w:numPr>
      </w:pPr>
      <w:r w:rsidRPr="00C07EF7">
        <w:rPr>
          <w:b/>
          <w:bCs w:val="0"/>
          <w:u w:val="single"/>
        </w:rPr>
        <w:t>Regular Meetings</w:t>
      </w:r>
      <w:r w:rsidRPr="00184709">
        <w:t xml:space="preserve">.  </w:t>
      </w:r>
      <w:r w:rsidR="005653AF" w:rsidRPr="005653AF">
        <w:rPr>
          <w:color w:val="0070C0"/>
        </w:rPr>
        <w:t>Manager(s) may hold a regular meeting right after the annual Member meeting—no special notice is needed. They can also schedule regular meetings at other times and places by adopting a resolution. Any business may be discussed at a regular meeting.</w:t>
      </w:r>
    </w:p>
    <w:p w14:paraId="7C2ED20D" w14:textId="2E1BD2B2" w:rsidR="001F6CD0" w:rsidRPr="00184709" w:rsidRDefault="00791C6B" w:rsidP="007A3BE0">
      <w:pPr>
        <w:pStyle w:val="Heading2"/>
        <w:keepNext w:val="0"/>
        <w:keepLines w:val="0"/>
        <w:widowControl w:val="0"/>
        <w:numPr>
          <w:ilvl w:val="1"/>
          <w:numId w:val="10"/>
        </w:numPr>
      </w:pPr>
      <w:r w:rsidRPr="00C07EF7">
        <w:rPr>
          <w:b/>
          <w:bCs w:val="0"/>
          <w:u w:val="single"/>
        </w:rPr>
        <w:t>Special Meetings</w:t>
      </w:r>
      <w:r w:rsidRPr="00184709">
        <w:t xml:space="preserve">.  </w:t>
      </w:r>
      <w:r w:rsidR="00700B38" w:rsidRPr="00700B38">
        <w:rPr>
          <w:color w:val="0070C0"/>
        </w:rPr>
        <w:t>Any Manager can call a special meeting by giving written notice to all other Managers. Notice must be delivered at least 3 days in advance (not counting Sundays and holidays) if delivered personally or by fax, or 6 days in advance if sent by mail. The notice must include the time, place, and purpose of the meeting. Meetings can be held anywhere, as stated in the notice. Proof of delivery (mail, fax, or courier) is required.</w:t>
      </w:r>
    </w:p>
    <w:p w14:paraId="2B3D40F9" w14:textId="42C5AFE0" w:rsidR="001F6CD0" w:rsidRPr="00184709" w:rsidRDefault="00791C6B" w:rsidP="007A3BE0">
      <w:pPr>
        <w:pStyle w:val="Heading2"/>
        <w:keepNext w:val="0"/>
        <w:keepLines w:val="0"/>
        <w:widowControl w:val="0"/>
        <w:numPr>
          <w:ilvl w:val="1"/>
          <w:numId w:val="10"/>
        </w:numPr>
      </w:pPr>
      <w:r w:rsidRPr="00C07EF7">
        <w:rPr>
          <w:b/>
          <w:bCs w:val="0"/>
          <w:u w:val="single"/>
        </w:rPr>
        <w:t>Place and Manner of Meetings</w:t>
      </w:r>
      <w:r w:rsidRPr="00184709">
        <w:t xml:space="preserve">.  </w:t>
      </w:r>
      <w:r w:rsidR="000E0069" w:rsidRPr="000E0069">
        <w:rPr>
          <w:color w:val="0070C0"/>
        </w:rPr>
        <w:t xml:space="preserve">Manager meetings can be held anywhere, as stated in the notice or waiver. Managers may also participate by phone or video if everyone can hear each other. </w:t>
      </w:r>
      <w:proofErr w:type="gramStart"/>
      <w:r w:rsidR="000E0069" w:rsidRPr="000E0069">
        <w:rPr>
          <w:color w:val="0070C0"/>
        </w:rPr>
        <w:t>Participating</w:t>
      </w:r>
      <w:proofErr w:type="gramEnd"/>
      <w:r w:rsidR="000E0069" w:rsidRPr="000E0069">
        <w:rPr>
          <w:color w:val="0070C0"/>
        </w:rPr>
        <w:t xml:space="preserve"> this way counts as being present, unless the Manager joins only to object that the meeting wasn’t properly called.</w:t>
      </w:r>
    </w:p>
    <w:p w14:paraId="67F25ADC" w14:textId="500F2C36" w:rsidR="001F6CD0" w:rsidRPr="00184709" w:rsidRDefault="00791C6B" w:rsidP="007A3BE0">
      <w:pPr>
        <w:pStyle w:val="Heading2"/>
        <w:keepNext w:val="0"/>
        <w:keepLines w:val="0"/>
        <w:widowControl w:val="0"/>
        <w:numPr>
          <w:ilvl w:val="1"/>
          <w:numId w:val="10"/>
        </w:numPr>
      </w:pPr>
      <w:r w:rsidRPr="00C07EF7">
        <w:rPr>
          <w:b/>
          <w:bCs w:val="0"/>
          <w:u w:val="single"/>
        </w:rPr>
        <w:t>Action by Consent in Lieu of Meeting</w:t>
      </w:r>
      <w:r w:rsidRPr="00184709">
        <w:t xml:space="preserve">.  </w:t>
      </w:r>
      <w:r w:rsidR="00D014A0" w:rsidRPr="00D014A0">
        <w:rPr>
          <w:color w:val="0070C0"/>
        </w:rPr>
        <w:t xml:space="preserve">Manager(s) can </w:t>
      </w:r>
      <w:proofErr w:type="gramStart"/>
      <w:r w:rsidR="00D014A0" w:rsidRPr="00D014A0">
        <w:rPr>
          <w:color w:val="0070C0"/>
        </w:rPr>
        <w:t>take action</w:t>
      </w:r>
      <w:proofErr w:type="gramEnd"/>
      <w:r w:rsidR="00D014A0" w:rsidRPr="00D014A0">
        <w:rPr>
          <w:color w:val="0070C0"/>
        </w:rPr>
        <w:t xml:space="preserve"> without a meeting if all of them agree in writing. The written consent must be kept with the Company’s meeting records.</w:t>
      </w:r>
    </w:p>
    <w:p w14:paraId="579491EC" w14:textId="7C21649C" w:rsidR="001F6CD0" w:rsidRPr="00184709" w:rsidRDefault="00791C6B" w:rsidP="007A3BE0">
      <w:pPr>
        <w:pStyle w:val="Heading2"/>
        <w:keepNext w:val="0"/>
        <w:keepLines w:val="0"/>
        <w:widowControl w:val="0"/>
        <w:numPr>
          <w:ilvl w:val="1"/>
          <w:numId w:val="10"/>
        </w:numPr>
      </w:pPr>
      <w:r w:rsidRPr="00C07EF7">
        <w:rPr>
          <w:b/>
          <w:bCs w:val="0"/>
          <w:u w:val="single"/>
        </w:rPr>
        <w:t>Quorum</w:t>
      </w:r>
      <w:r w:rsidRPr="00184709">
        <w:t xml:space="preserve">.  </w:t>
      </w:r>
      <w:proofErr w:type="gramStart"/>
      <w:r w:rsidR="003F2006" w:rsidRPr="003F2006">
        <w:rPr>
          <w:color w:val="0070C0"/>
        </w:rPr>
        <w:t>A majority of</w:t>
      </w:r>
      <w:proofErr w:type="gramEnd"/>
      <w:r w:rsidR="003F2006" w:rsidRPr="003F2006">
        <w:rPr>
          <w:color w:val="0070C0"/>
        </w:rPr>
        <w:t xml:space="preserve"> all Managers is needed to conduct business. If a quorum is present, a majority vote decides the matter—unless the law, Articles, or this Agreement requires more. Business can continue even if some Managers leave and the quorum is lost. If there's no quorum, the meeting can be </w:t>
      </w:r>
      <w:proofErr w:type="gramStart"/>
      <w:r w:rsidR="003F2006" w:rsidRPr="003F2006">
        <w:rPr>
          <w:color w:val="0070C0"/>
        </w:rPr>
        <w:t>postponed up</w:t>
      </w:r>
      <w:proofErr w:type="gramEnd"/>
      <w:r w:rsidR="003F2006" w:rsidRPr="003F2006">
        <w:rPr>
          <w:color w:val="0070C0"/>
        </w:rPr>
        <w:t xml:space="preserve"> to 60 days without needing </w:t>
      </w:r>
      <w:proofErr w:type="gramStart"/>
      <w:r w:rsidR="003F2006" w:rsidRPr="003F2006">
        <w:rPr>
          <w:color w:val="0070C0"/>
        </w:rPr>
        <w:t>a new</w:t>
      </w:r>
      <w:proofErr w:type="gramEnd"/>
      <w:r w:rsidR="003F2006" w:rsidRPr="003F2006">
        <w:rPr>
          <w:color w:val="0070C0"/>
        </w:rPr>
        <w:t xml:space="preserve"> notice. Any business that could’ve been done at the original meeting can be handled at the rescheduled one.</w:t>
      </w:r>
    </w:p>
    <w:p w14:paraId="79AEE911" w14:textId="1477A0BB" w:rsidR="001F6CD0" w:rsidRPr="00184709" w:rsidRDefault="00791C6B" w:rsidP="007A3BE0">
      <w:pPr>
        <w:pStyle w:val="Heading2"/>
        <w:keepNext w:val="0"/>
        <w:keepLines w:val="0"/>
        <w:widowControl w:val="0"/>
        <w:numPr>
          <w:ilvl w:val="1"/>
          <w:numId w:val="10"/>
        </w:numPr>
      </w:pPr>
      <w:r w:rsidRPr="00C07EF7">
        <w:rPr>
          <w:b/>
          <w:bCs w:val="0"/>
          <w:u w:val="single"/>
        </w:rPr>
        <w:t>Waiver</w:t>
      </w:r>
      <w:r w:rsidRPr="00184709">
        <w:t xml:space="preserve">.  </w:t>
      </w:r>
      <w:r w:rsidR="006E40A5" w:rsidRPr="006E40A5">
        <w:rPr>
          <w:color w:val="0070C0"/>
        </w:rPr>
        <w:t>A Manager can waive notice of a meeting by signing a written waiver before or after the meeting. Attending a meeting also counts as a waiver—unless the Manager states at the start that they’re only attending to object to the meeting being improperly called. The meeting notice doesn't need to include the agenda unless required by the Articles of Organization.</w:t>
      </w:r>
    </w:p>
    <w:p w14:paraId="46302551" w14:textId="49F125B8" w:rsidR="001F6CD0" w:rsidRPr="00184709" w:rsidRDefault="00791C6B" w:rsidP="007A3BE0">
      <w:pPr>
        <w:pStyle w:val="Heading2"/>
        <w:keepNext w:val="0"/>
        <w:keepLines w:val="0"/>
        <w:widowControl w:val="0"/>
        <w:numPr>
          <w:ilvl w:val="1"/>
          <w:numId w:val="10"/>
        </w:numPr>
      </w:pPr>
      <w:r w:rsidRPr="00C07EF7">
        <w:rPr>
          <w:b/>
          <w:bCs w:val="0"/>
          <w:u w:val="single"/>
        </w:rPr>
        <w:t>Deadlock Provision</w:t>
      </w:r>
      <w:r w:rsidRPr="00184709">
        <w:t xml:space="preserve">.  </w:t>
      </w:r>
      <w:r w:rsidR="00670EDB" w:rsidRPr="00670EDB">
        <w:rPr>
          <w:color w:val="0070C0"/>
        </w:rPr>
        <w:t>If there's an even number of Managers and they can’t agree on a decision, they must appoint a neutral Manager Pro Tem to break the tie. If they can’t agree on who that is, each Manager will choose a representative, and those representatives will select the Manager Pro Tem. The Pro Tem must be impartial and have no financial interest in the Company or with any Manager.</w:t>
      </w:r>
    </w:p>
    <w:p w14:paraId="40145CE2" w14:textId="4340D6B7" w:rsidR="001F6CD0" w:rsidRPr="00184709" w:rsidRDefault="00791C6B" w:rsidP="007A3BE0">
      <w:pPr>
        <w:pStyle w:val="Heading2"/>
        <w:keepNext w:val="0"/>
        <w:keepLines w:val="0"/>
        <w:widowControl w:val="0"/>
        <w:numPr>
          <w:ilvl w:val="1"/>
          <w:numId w:val="10"/>
        </w:numPr>
      </w:pPr>
      <w:r w:rsidRPr="00C07EF7">
        <w:rPr>
          <w:b/>
          <w:bCs w:val="0"/>
          <w:u w:val="single"/>
        </w:rPr>
        <w:lastRenderedPageBreak/>
        <w:t>Vacancies; Election of New Manager(s).</w:t>
      </w:r>
      <w:r w:rsidRPr="00184709">
        <w:t xml:space="preserve">  </w:t>
      </w:r>
      <w:r w:rsidR="003E51A8" w:rsidRPr="003E51A8">
        <w:rPr>
          <w:color w:val="0070C0"/>
        </w:rPr>
        <w:t xml:space="preserve">If a </w:t>
      </w:r>
      <w:proofErr w:type="gramStart"/>
      <w:r w:rsidR="003E51A8" w:rsidRPr="003E51A8">
        <w:rPr>
          <w:color w:val="0070C0"/>
        </w:rPr>
        <w:t>Manager</w:t>
      </w:r>
      <w:proofErr w:type="gramEnd"/>
      <w:r w:rsidR="003E51A8" w:rsidRPr="003E51A8">
        <w:rPr>
          <w:color w:val="0070C0"/>
        </w:rPr>
        <w:t xml:space="preserve"> dies, resigns, is removed, becomes incapacitated (as confirmed by a doctor), or otherwise leaves the position, that role becomes vacant. The remaining Managers—if there’s more than one—can fill the vacancy by majority vote. If only one Manager remains, a new one must be elected by the Members at an annual or special meeting. If the number of Managers is increased, new positions must also be filled by Member vote at a meeting.</w:t>
      </w:r>
    </w:p>
    <w:p w14:paraId="1588D8CA" w14:textId="36D1A163" w:rsidR="00E051E8" w:rsidRPr="006D4B0D" w:rsidRDefault="00791C6B" w:rsidP="007A3BE0">
      <w:pPr>
        <w:pStyle w:val="Heading2"/>
        <w:widowControl w:val="0"/>
        <w:numPr>
          <w:ilvl w:val="1"/>
          <w:numId w:val="10"/>
        </w:numPr>
        <w:rPr>
          <w:color w:val="0070C0"/>
        </w:rPr>
      </w:pPr>
      <w:r w:rsidRPr="00C07EF7">
        <w:rPr>
          <w:b/>
          <w:bCs w:val="0"/>
          <w:u w:val="single"/>
        </w:rPr>
        <w:t xml:space="preserve">Compensation </w:t>
      </w:r>
      <w:proofErr w:type="gramStart"/>
      <w:r w:rsidRPr="00C07EF7">
        <w:rPr>
          <w:b/>
          <w:bCs w:val="0"/>
          <w:u w:val="single"/>
        </w:rPr>
        <w:t>of</w:t>
      </w:r>
      <w:proofErr w:type="gramEnd"/>
      <w:r w:rsidRPr="00C07EF7">
        <w:rPr>
          <w:b/>
          <w:bCs w:val="0"/>
          <w:u w:val="single"/>
        </w:rPr>
        <w:t xml:space="preserve"> Manager(s)</w:t>
      </w:r>
      <w:r w:rsidRPr="00184709">
        <w:t xml:space="preserve">.  </w:t>
      </w:r>
      <w:r w:rsidR="00E051E8" w:rsidRPr="006D4B0D">
        <w:rPr>
          <w:color w:val="0070C0"/>
        </w:rPr>
        <w:t xml:space="preserve">Managers who aren’t Company employees can be paid for their services, but only if approved by Members holding at least 75% of the voting Units (see </w:t>
      </w:r>
      <w:r w:rsidR="00E051E8" w:rsidRPr="006D4B0D">
        <w:rPr>
          <w:b/>
          <w:color w:val="0070C0"/>
        </w:rPr>
        <w:t>Section 5.2(b)</w:t>
      </w:r>
      <w:r w:rsidR="00E051E8" w:rsidRPr="006D4B0D">
        <w:rPr>
          <w:color w:val="0070C0"/>
        </w:rPr>
        <w:t xml:space="preserve"> for “Major Decisions”). A Manager may also work in another role for the Company and be paid—again, only if approved by the Manager(s).</w:t>
      </w:r>
    </w:p>
    <w:p w14:paraId="683C1660" w14:textId="0ECCA167" w:rsidR="001F6CD0" w:rsidRPr="008F3C56" w:rsidRDefault="00E051E8" w:rsidP="00795C99">
      <w:pPr>
        <w:pStyle w:val="Heading2"/>
        <w:widowControl w:val="0"/>
        <w:rPr>
          <w:b/>
          <w:bCs w:val="0"/>
          <w:color w:val="0070C0"/>
        </w:rPr>
      </w:pPr>
      <w:r w:rsidRPr="00E051E8">
        <w:rPr>
          <w:b/>
          <w:bCs w:val="0"/>
          <w:color w:val="0070C0"/>
        </w:rPr>
        <w:t>However, if a Manager is also an Account Holder (defined in Section 3.7) or a “disqualified person” under IRS Code §4975, they can’t be paid at all for any role.</w:t>
      </w:r>
    </w:p>
    <w:p w14:paraId="219BD3E3" w14:textId="6A20DC1F" w:rsidR="001F6CD0" w:rsidRPr="00184709" w:rsidRDefault="00791C6B" w:rsidP="007A3BE0">
      <w:pPr>
        <w:pStyle w:val="Heading2"/>
        <w:keepNext w:val="0"/>
        <w:keepLines w:val="0"/>
        <w:widowControl w:val="0"/>
        <w:numPr>
          <w:ilvl w:val="1"/>
          <w:numId w:val="10"/>
        </w:numPr>
      </w:pPr>
      <w:r w:rsidRPr="00C07EF7">
        <w:rPr>
          <w:b/>
          <w:bCs w:val="0"/>
          <w:u w:val="single"/>
        </w:rPr>
        <w:t>Financial Interests of Manager(s) in Company Transactions</w:t>
      </w:r>
      <w:r w:rsidRPr="00184709">
        <w:t xml:space="preserve">.  </w:t>
      </w:r>
      <w:r w:rsidR="000420B5" w:rsidRPr="000420B5">
        <w:rPr>
          <w:color w:val="0070C0"/>
        </w:rPr>
        <w:t xml:space="preserve">If the Company </w:t>
      </w:r>
      <w:proofErr w:type="gramStart"/>
      <w:r w:rsidR="000420B5" w:rsidRPr="000420B5">
        <w:rPr>
          <w:color w:val="0070C0"/>
        </w:rPr>
        <w:t>enters into</w:t>
      </w:r>
      <w:proofErr w:type="gramEnd"/>
      <w:r w:rsidR="000420B5" w:rsidRPr="000420B5">
        <w:rPr>
          <w:color w:val="0070C0"/>
        </w:rPr>
        <w:t xml:space="preserve"> a contract or transaction involving one or more of its </w:t>
      </w:r>
      <w:proofErr w:type="gramStart"/>
      <w:r w:rsidR="000420B5" w:rsidRPr="000420B5">
        <w:rPr>
          <w:color w:val="0070C0"/>
        </w:rPr>
        <w:t>Managers</w:t>
      </w:r>
      <w:proofErr w:type="gramEnd"/>
      <w:r w:rsidR="000420B5" w:rsidRPr="000420B5">
        <w:rPr>
          <w:color w:val="0070C0"/>
        </w:rPr>
        <w:t xml:space="preserve">—or with another business where a </w:t>
      </w:r>
      <w:proofErr w:type="gramStart"/>
      <w:r w:rsidR="000420B5" w:rsidRPr="000420B5">
        <w:rPr>
          <w:color w:val="0070C0"/>
        </w:rPr>
        <w:t>Manager</w:t>
      </w:r>
      <w:proofErr w:type="gramEnd"/>
      <w:r w:rsidR="000420B5" w:rsidRPr="000420B5">
        <w:rPr>
          <w:color w:val="0070C0"/>
        </w:rPr>
        <w:t xml:space="preserve"> has a role or financial interest—that deal is not automatically invalid just because of the Manager’s involvement.</w:t>
      </w:r>
    </w:p>
    <w:p w14:paraId="721C829B" w14:textId="4513E3E2" w:rsidR="001F6CD0" w:rsidRPr="00184709" w:rsidRDefault="001D5645" w:rsidP="007A3BE0">
      <w:pPr>
        <w:pStyle w:val="Heading3"/>
        <w:keepNext w:val="0"/>
        <w:keepLines w:val="0"/>
        <w:widowControl w:val="0"/>
        <w:numPr>
          <w:ilvl w:val="2"/>
          <w:numId w:val="10"/>
        </w:numPr>
      </w:pPr>
      <w:r w:rsidRPr="001D5645">
        <w:rPr>
          <w:color w:val="0070C0"/>
        </w:rPr>
        <w:t xml:space="preserve">The important details about the Manager’s role or interest are disclosed to the other Manager(s), and the deal is approved in good faith by </w:t>
      </w:r>
      <w:proofErr w:type="gramStart"/>
      <w:r w:rsidRPr="001D5645">
        <w:rPr>
          <w:color w:val="0070C0"/>
        </w:rPr>
        <w:t>a majority of</w:t>
      </w:r>
      <w:proofErr w:type="gramEnd"/>
      <w:r w:rsidRPr="001D5645">
        <w:rPr>
          <w:color w:val="0070C0"/>
        </w:rPr>
        <w:t xml:space="preserve"> the disinterested Manager(</w:t>
      </w:r>
      <w:proofErr w:type="gramStart"/>
      <w:r w:rsidRPr="001D5645">
        <w:rPr>
          <w:color w:val="0070C0"/>
        </w:rPr>
        <w:t>s)—</w:t>
      </w:r>
      <w:proofErr w:type="gramEnd"/>
      <w:r w:rsidRPr="001D5645">
        <w:rPr>
          <w:color w:val="0070C0"/>
        </w:rPr>
        <w:t>even if there are fewer than a quorum present; or</w:t>
      </w:r>
    </w:p>
    <w:p w14:paraId="4ACB57AA" w14:textId="319ECFB3" w:rsidR="001F6CD0" w:rsidRPr="00184709" w:rsidRDefault="00B039AE" w:rsidP="007A3BE0">
      <w:pPr>
        <w:pStyle w:val="Heading3"/>
        <w:keepNext w:val="0"/>
        <w:keepLines w:val="0"/>
        <w:widowControl w:val="0"/>
        <w:numPr>
          <w:ilvl w:val="2"/>
          <w:numId w:val="10"/>
        </w:numPr>
      </w:pPr>
      <w:r w:rsidRPr="00B039AE">
        <w:rPr>
          <w:color w:val="0070C0"/>
        </w:rPr>
        <w:t>The facts are disclosed to the Members, and the Members approve the deal in good faith; and</w:t>
      </w:r>
    </w:p>
    <w:p w14:paraId="75EEE933" w14:textId="7FDA0DE1" w:rsidR="001F6CD0" w:rsidRPr="00184709" w:rsidRDefault="007B1C61" w:rsidP="007A3BE0">
      <w:pPr>
        <w:pStyle w:val="Heading3"/>
        <w:keepNext w:val="0"/>
        <w:keepLines w:val="0"/>
        <w:widowControl w:val="0"/>
        <w:numPr>
          <w:ilvl w:val="2"/>
          <w:numId w:val="10"/>
        </w:numPr>
      </w:pPr>
      <w:r w:rsidRPr="007B1C61">
        <w:rPr>
          <w:color w:val="0070C0"/>
        </w:rPr>
        <w:t>The deal is fair to the Company at the time it’s approved.</w:t>
      </w:r>
    </w:p>
    <w:p w14:paraId="1B66B1E6" w14:textId="7B853AD8" w:rsidR="00E07521" w:rsidRPr="00C07EF7" w:rsidRDefault="00996003" w:rsidP="00996003">
      <w:pPr>
        <w:pStyle w:val="Heading1"/>
        <w:keepNext w:val="0"/>
        <w:keepLines w:val="0"/>
        <w:widowControl w:val="0"/>
        <w:jc w:val="both"/>
        <w:rPr>
          <w:b w:val="0"/>
          <w:bCs w:val="0"/>
          <w:color w:val="auto"/>
          <w:sz w:val="22"/>
          <w:szCs w:val="22"/>
        </w:rPr>
      </w:pPr>
      <w:r w:rsidRPr="00996003">
        <w:rPr>
          <w:b w:val="0"/>
          <w:bCs w:val="0"/>
          <w:color w:val="0070C0"/>
          <w:sz w:val="22"/>
          <w:szCs w:val="22"/>
        </w:rPr>
        <w:t>Interested Managers can still count toward a quorum for voting on such matters.</w:t>
      </w:r>
    </w:p>
    <w:p w14:paraId="51EE1006" w14:textId="51AC6321" w:rsidR="001F6CD0" w:rsidRPr="000621C6" w:rsidRDefault="00676F8E" w:rsidP="00996003">
      <w:pPr>
        <w:pStyle w:val="Heading1"/>
        <w:keepNext w:val="0"/>
        <w:keepLines w:val="0"/>
        <w:widowControl w:val="0"/>
        <w:jc w:val="both"/>
        <w:rPr>
          <w:color w:val="auto"/>
          <w:sz w:val="22"/>
          <w:szCs w:val="22"/>
        </w:rPr>
      </w:pPr>
      <w:r w:rsidRPr="00676F8E">
        <w:rPr>
          <w:color w:val="0070C0"/>
          <w:sz w:val="22"/>
          <w:szCs w:val="22"/>
        </w:rPr>
        <w:t>However, no transaction can be approved if it would be considered a “prohibited transaction” under Internal Revenue Code §4975.</w:t>
      </w:r>
    </w:p>
    <w:p w14:paraId="1EAED522" w14:textId="77777777" w:rsidR="00E05566" w:rsidRPr="000621C6" w:rsidRDefault="00E05566" w:rsidP="00093DFD">
      <w:pPr>
        <w:widowControl w:val="0"/>
        <w:rPr>
          <w:sz w:val="22"/>
        </w:rPr>
      </w:pPr>
    </w:p>
    <w:p w14:paraId="06B6944D" w14:textId="77777777" w:rsidR="00E05566" w:rsidRDefault="00E05566" w:rsidP="007A3BE0">
      <w:pPr>
        <w:pStyle w:val="Heading1"/>
        <w:keepNext w:val="0"/>
        <w:keepLines w:val="0"/>
        <w:widowControl w:val="0"/>
        <w:numPr>
          <w:ilvl w:val="0"/>
          <w:numId w:val="10"/>
        </w:numPr>
        <w:spacing w:before="0"/>
      </w:pPr>
    </w:p>
    <w:p w14:paraId="0154E9D3" w14:textId="5DCE0371" w:rsidR="001F6CD0" w:rsidRPr="000F3C24" w:rsidRDefault="00EB239C" w:rsidP="00A75EDA">
      <w:pPr>
        <w:pStyle w:val="Heading1"/>
        <w:keepNext w:val="0"/>
        <w:keepLines w:val="0"/>
        <w:widowControl w:val="0"/>
        <w:spacing w:before="0"/>
        <w:rPr>
          <w:color w:val="365F91" w:themeColor="accent1" w:themeShade="BF"/>
          <w:u w:val="single"/>
        </w:rPr>
      </w:pPr>
      <w:r w:rsidRPr="000F3C24">
        <w:rPr>
          <w:color w:val="auto"/>
          <w:u w:val="single"/>
        </w:rPr>
        <w:t>Indemnification</w:t>
      </w:r>
    </w:p>
    <w:p w14:paraId="319B03CB" w14:textId="0148FB4C" w:rsidR="001F6CD0" w:rsidRPr="00184709" w:rsidRDefault="00791C6B" w:rsidP="007A3BE0">
      <w:pPr>
        <w:pStyle w:val="Heading2"/>
        <w:keepNext w:val="0"/>
        <w:keepLines w:val="0"/>
        <w:widowControl w:val="0"/>
        <w:numPr>
          <w:ilvl w:val="1"/>
          <w:numId w:val="10"/>
        </w:numPr>
      </w:pPr>
      <w:r w:rsidRPr="0063238D">
        <w:rPr>
          <w:b/>
          <w:bCs w:val="0"/>
          <w:u w:val="single"/>
        </w:rPr>
        <w:t>Definitions</w:t>
      </w:r>
      <w:r w:rsidRPr="00184709">
        <w:t>.  For purposes of this Article 6:</w:t>
      </w:r>
    </w:p>
    <w:p w14:paraId="22ED48CF" w14:textId="50F2224A" w:rsidR="001F6CD0" w:rsidRPr="000C07C1" w:rsidRDefault="007A6A41" w:rsidP="007A3BE0">
      <w:pPr>
        <w:pStyle w:val="Heading3"/>
        <w:keepNext w:val="0"/>
        <w:keepLines w:val="0"/>
        <w:widowControl w:val="0"/>
        <w:numPr>
          <w:ilvl w:val="2"/>
          <w:numId w:val="10"/>
        </w:numPr>
        <w:rPr>
          <w:color w:val="0070C0"/>
        </w:rPr>
      </w:pPr>
      <w:r w:rsidRPr="00184709">
        <w:t xml:space="preserve">“Limited Liability Company” </w:t>
      </w:r>
      <w:r w:rsidR="000C07C1" w:rsidRPr="000C07C1">
        <w:rPr>
          <w:color w:val="0070C0"/>
        </w:rPr>
        <w:t>includes any prior business that merged into the Company or transferred its liabilities to the Company.</w:t>
      </w:r>
    </w:p>
    <w:p w14:paraId="040EE5D0" w14:textId="3AC215DB" w:rsidR="001F6CD0" w:rsidRPr="00184709" w:rsidRDefault="00374933" w:rsidP="007A3BE0">
      <w:pPr>
        <w:pStyle w:val="Heading3"/>
        <w:keepNext w:val="0"/>
        <w:keepLines w:val="0"/>
        <w:widowControl w:val="0"/>
        <w:numPr>
          <w:ilvl w:val="2"/>
          <w:numId w:val="10"/>
        </w:numPr>
      </w:pPr>
      <w:r>
        <w:rPr>
          <w:color w:val="0070C0"/>
        </w:rPr>
        <w:t xml:space="preserve"> “</w:t>
      </w:r>
      <w:r w:rsidRPr="00184709">
        <w:t>Manager</w:t>
      </w:r>
      <w:r w:rsidR="007A6A41" w:rsidRPr="00184709">
        <w:t>”</w:t>
      </w:r>
      <w:r>
        <w:rPr>
          <w:color w:val="0070C0"/>
        </w:rPr>
        <w:t xml:space="preserve"> </w:t>
      </w:r>
      <w:r w:rsidR="00D577FB" w:rsidRPr="00D577FB">
        <w:rPr>
          <w:color w:val="0070C0"/>
        </w:rPr>
        <w:t xml:space="preserve">means anyone who is or was a Manager of the Company, including anyone who served at the Company’s request in a similar leadership or </w:t>
      </w:r>
      <w:r w:rsidR="00D577FB" w:rsidRPr="00D577FB">
        <w:rPr>
          <w:color w:val="0070C0"/>
        </w:rPr>
        <w:lastRenderedPageBreak/>
        <w:t>representative role in another business or organization.)</w:t>
      </w:r>
    </w:p>
    <w:p w14:paraId="4A9305A9" w14:textId="77777777" w:rsidR="001F6CD0" w:rsidRPr="00184709" w:rsidRDefault="00791C6B" w:rsidP="007A3BE0">
      <w:pPr>
        <w:pStyle w:val="Heading3"/>
        <w:keepNext w:val="0"/>
        <w:keepLines w:val="0"/>
        <w:widowControl w:val="0"/>
        <w:numPr>
          <w:ilvl w:val="2"/>
          <w:numId w:val="10"/>
        </w:numPr>
      </w:pPr>
      <w:r w:rsidRPr="00184709">
        <w:t>“Expenses” include court costs and attorney’s fees.</w:t>
      </w:r>
    </w:p>
    <w:p w14:paraId="054D0338" w14:textId="77777777" w:rsidR="001F6CD0" w:rsidRPr="00184709" w:rsidRDefault="00791C6B" w:rsidP="007A3BE0">
      <w:pPr>
        <w:pStyle w:val="Heading3"/>
        <w:keepNext w:val="0"/>
        <w:keepLines w:val="0"/>
        <w:widowControl w:val="0"/>
        <w:numPr>
          <w:ilvl w:val="2"/>
          <w:numId w:val="10"/>
        </w:numPr>
      </w:pPr>
      <w:r w:rsidRPr="00184709">
        <w:t>“Official Capacity” means:</w:t>
      </w:r>
    </w:p>
    <w:p w14:paraId="76813CD4" w14:textId="77777777" w:rsidR="001F6CD0" w:rsidRPr="00184709" w:rsidRDefault="00791C6B" w:rsidP="007A3BE0">
      <w:pPr>
        <w:pStyle w:val="Heading4"/>
        <w:keepNext w:val="0"/>
        <w:keepLines w:val="0"/>
        <w:widowControl w:val="0"/>
        <w:numPr>
          <w:ilvl w:val="3"/>
          <w:numId w:val="10"/>
        </w:numPr>
      </w:pPr>
      <w:r w:rsidRPr="00184709">
        <w:t xml:space="preserve">when used with respect to a </w:t>
      </w:r>
      <w:proofErr w:type="gramStart"/>
      <w:r w:rsidRPr="00184709">
        <w:t>Manager</w:t>
      </w:r>
      <w:proofErr w:type="gramEnd"/>
      <w:r w:rsidRPr="00184709">
        <w:t>, the office of Manager in the Company; and</w:t>
      </w:r>
    </w:p>
    <w:p w14:paraId="570787C7" w14:textId="77777777" w:rsidR="001F6CD0" w:rsidRPr="00184709" w:rsidRDefault="00791C6B" w:rsidP="007A3BE0">
      <w:pPr>
        <w:pStyle w:val="Heading4"/>
        <w:keepNext w:val="0"/>
        <w:keepLines w:val="0"/>
        <w:widowControl w:val="0"/>
        <w:numPr>
          <w:ilvl w:val="3"/>
          <w:numId w:val="10"/>
        </w:numPr>
      </w:pPr>
      <w:r w:rsidRPr="00184709">
        <w:t>When used with respect to a person other than a Manager, the elective or appointed office in the Company held by the officer or the employment or agency relationship undertaken by the employee or agent on behalf of the Company; provided, however, that in each case described in paragraphs (i) and (ii) of this Subsection (d), “Official Capacity” does not include service for any other foreign or domestic limited liability company, corporation, or any partnership, joint venture, sole proprietorship, trust, employee benefit plan, or other enterprise.</w:t>
      </w:r>
    </w:p>
    <w:p w14:paraId="56F0B362" w14:textId="77777777" w:rsidR="001F6CD0" w:rsidRPr="00184709" w:rsidRDefault="00791C6B" w:rsidP="007A3BE0">
      <w:pPr>
        <w:pStyle w:val="Heading3"/>
        <w:keepNext w:val="0"/>
        <w:keepLines w:val="0"/>
        <w:widowControl w:val="0"/>
        <w:numPr>
          <w:ilvl w:val="2"/>
          <w:numId w:val="10"/>
        </w:numPr>
      </w:pPr>
      <w:r w:rsidRPr="00184709">
        <w:t>“Proceeding” means any threatened, pending, or completed action, suit, or proceeding, whether civil, criminal, administrative, arbitrative, or investigative, any appeal in such an action, suit, or proceeding, and any inquiry or investigation that could lead to such an action, or proceeding.</w:t>
      </w:r>
    </w:p>
    <w:p w14:paraId="6B1EAB7D" w14:textId="27A05D9A" w:rsidR="001F6CD0" w:rsidRPr="00184709" w:rsidRDefault="00791C6B" w:rsidP="007A3BE0">
      <w:pPr>
        <w:pStyle w:val="Heading2"/>
        <w:keepNext w:val="0"/>
        <w:keepLines w:val="0"/>
        <w:widowControl w:val="0"/>
        <w:numPr>
          <w:ilvl w:val="1"/>
          <w:numId w:val="10"/>
        </w:numPr>
      </w:pPr>
      <w:r w:rsidRPr="0020231D">
        <w:rPr>
          <w:b/>
          <w:bCs w:val="0"/>
          <w:u w:val="single"/>
        </w:rPr>
        <w:t>Standard for Indemnification.</w:t>
      </w:r>
      <w:r w:rsidRPr="00184709">
        <w:t xml:space="preserve">  </w:t>
      </w:r>
      <w:r w:rsidR="000836E7" w:rsidRPr="000836E7">
        <w:rPr>
          <w:color w:val="0070C0"/>
        </w:rPr>
        <w:t xml:space="preserve">The Company will cover (indemnify) a </w:t>
      </w:r>
      <w:proofErr w:type="gramStart"/>
      <w:r w:rsidR="000836E7" w:rsidRPr="000836E7">
        <w:rPr>
          <w:color w:val="0070C0"/>
        </w:rPr>
        <w:t>Manager’s</w:t>
      </w:r>
      <w:proofErr w:type="gramEnd"/>
      <w:r w:rsidR="000836E7" w:rsidRPr="000836E7">
        <w:rPr>
          <w:color w:val="0070C0"/>
        </w:rPr>
        <w:t xml:space="preserve"> legal costs if they are sued, named, or threatened in a legal proceeding </w:t>
      </w:r>
      <w:r w:rsidR="000836E7" w:rsidRPr="000836E7">
        <w:rPr>
          <w:b/>
          <w:color w:val="0070C0"/>
        </w:rPr>
        <w:t xml:space="preserve">because they are or were a </w:t>
      </w:r>
      <w:proofErr w:type="gramStart"/>
      <w:r w:rsidR="000836E7" w:rsidRPr="000836E7">
        <w:rPr>
          <w:b/>
          <w:color w:val="0070C0"/>
        </w:rPr>
        <w:t>Manager</w:t>
      </w:r>
      <w:proofErr w:type="gramEnd"/>
      <w:r w:rsidR="000836E7" w:rsidRPr="000836E7">
        <w:rPr>
          <w:color w:val="0070C0"/>
        </w:rPr>
        <w:t>, but only if it’s determined that they:</w:t>
      </w:r>
    </w:p>
    <w:p w14:paraId="12A5C20A" w14:textId="30A1D293" w:rsidR="001F6CD0" w:rsidRPr="00184709" w:rsidRDefault="00E2363A" w:rsidP="007A3BE0">
      <w:pPr>
        <w:pStyle w:val="Heading3"/>
        <w:keepNext w:val="0"/>
        <w:keepLines w:val="0"/>
        <w:widowControl w:val="0"/>
        <w:numPr>
          <w:ilvl w:val="2"/>
          <w:numId w:val="10"/>
        </w:numPr>
      </w:pPr>
      <w:r w:rsidRPr="00E2363A">
        <w:rPr>
          <w:color w:val="0070C0"/>
        </w:rPr>
        <w:t xml:space="preserve">Acted in </w:t>
      </w:r>
      <w:r w:rsidRPr="00E2363A">
        <w:rPr>
          <w:b/>
          <w:color w:val="0070C0"/>
        </w:rPr>
        <w:t xml:space="preserve">good </w:t>
      </w:r>
      <w:proofErr w:type="gramStart"/>
      <w:r w:rsidRPr="00E2363A">
        <w:rPr>
          <w:b/>
          <w:color w:val="0070C0"/>
        </w:rPr>
        <w:t>faith</w:t>
      </w:r>
      <w:r w:rsidRPr="00E2363A">
        <w:rPr>
          <w:color w:val="0070C0"/>
        </w:rPr>
        <w:t>;</w:t>
      </w:r>
      <w:proofErr w:type="gramEnd"/>
    </w:p>
    <w:p w14:paraId="7C11B533" w14:textId="74B66F71" w:rsidR="001F6CD0" w:rsidRPr="00184709" w:rsidRDefault="00110EE4" w:rsidP="007A3BE0">
      <w:pPr>
        <w:pStyle w:val="Heading3"/>
        <w:keepNext w:val="0"/>
        <w:keepLines w:val="0"/>
        <w:widowControl w:val="0"/>
        <w:numPr>
          <w:ilvl w:val="2"/>
          <w:numId w:val="10"/>
        </w:numPr>
      </w:pPr>
      <w:proofErr w:type="gramStart"/>
      <w:r w:rsidRPr="00110EE4">
        <w:rPr>
          <w:color w:val="0070C0"/>
        </w:rPr>
        <w:t>Believed</w:t>
      </w:r>
      <w:proofErr w:type="gramEnd"/>
      <w:r w:rsidRPr="00110EE4">
        <w:rPr>
          <w:color w:val="0070C0"/>
        </w:rPr>
        <w:t xml:space="preserve"> their actions were:</w:t>
      </w:r>
    </w:p>
    <w:p w14:paraId="061BD034" w14:textId="2773B82D" w:rsidR="001F6CD0" w:rsidRPr="00184709" w:rsidRDefault="00AE2435" w:rsidP="007A3BE0">
      <w:pPr>
        <w:pStyle w:val="Heading4"/>
        <w:keepNext w:val="0"/>
        <w:keepLines w:val="0"/>
        <w:widowControl w:val="0"/>
        <w:numPr>
          <w:ilvl w:val="3"/>
          <w:numId w:val="10"/>
        </w:numPr>
      </w:pPr>
      <w:r w:rsidRPr="00AE2435">
        <w:rPr>
          <w:color w:val="0070C0"/>
        </w:rPr>
        <w:t>In the Company’s best interest if done in their official role; or</w:t>
      </w:r>
    </w:p>
    <w:p w14:paraId="740F12C9" w14:textId="0A087807" w:rsidR="001F6CD0" w:rsidRPr="00184709" w:rsidRDefault="00AE2435" w:rsidP="007A3BE0">
      <w:pPr>
        <w:pStyle w:val="Heading4"/>
        <w:keepNext w:val="0"/>
        <w:keepLines w:val="0"/>
        <w:widowControl w:val="0"/>
        <w:numPr>
          <w:ilvl w:val="3"/>
          <w:numId w:val="10"/>
        </w:numPr>
      </w:pPr>
      <w:r w:rsidRPr="00996207">
        <w:rPr>
          <w:color w:val="0070C0"/>
        </w:rPr>
        <w:t>At least not harmful to the Company in all other cases; and</w:t>
      </w:r>
      <w:r w:rsidR="00996207" w:rsidRPr="00996207">
        <w:rPr>
          <w:color w:val="0070C0"/>
        </w:rPr>
        <w:t>)</w:t>
      </w:r>
    </w:p>
    <w:p w14:paraId="431FF574" w14:textId="50F03DDD" w:rsidR="00AC5EEC" w:rsidRPr="00AC5EEC" w:rsidRDefault="00B04E9C" w:rsidP="00915F79">
      <w:pPr>
        <w:pStyle w:val="Heading3"/>
        <w:keepNext w:val="0"/>
        <w:keepLines w:val="0"/>
        <w:widowControl w:val="0"/>
      </w:pPr>
      <w:proofErr w:type="gramStart"/>
      <w:r w:rsidRPr="00B04E9C">
        <w:rPr>
          <w:color w:val="0070C0"/>
        </w:rPr>
        <w:t>Had</w:t>
      </w:r>
      <w:proofErr w:type="gramEnd"/>
      <w:r w:rsidRPr="00B04E9C">
        <w:rPr>
          <w:color w:val="0070C0"/>
        </w:rPr>
        <w:t xml:space="preserve"> </w:t>
      </w:r>
      <w:r w:rsidRPr="00B04E9C">
        <w:rPr>
          <w:b/>
          <w:color w:val="0070C0"/>
        </w:rPr>
        <w:t>no reason to believe their conduct was illegal</w:t>
      </w:r>
      <w:r w:rsidRPr="00B04E9C">
        <w:rPr>
          <w:color w:val="0070C0"/>
        </w:rPr>
        <w:t xml:space="preserve"> in a criminal case.</w:t>
      </w:r>
    </w:p>
    <w:p w14:paraId="01509632" w14:textId="5DE2067E" w:rsidR="001F6CD0" w:rsidRPr="00184709" w:rsidRDefault="00AC5EEC" w:rsidP="008546BA">
      <w:pPr>
        <w:pStyle w:val="Heading3"/>
        <w:keepNext w:val="0"/>
        <w:keepLines w:val="0"/>
        <w:widowControl w:val="0"/>
        <w:ind w:left="540"/>
      </w:pPr>
      <w:r w:rsidRPr="00AC5EEC">
        <w:rPr>
          <w:color w:val="0070C0"/>
        </w:rPr>
        <w:t>Only if these standards are met (as determined under later sections of this Article) will indemnification be allowed.</w:t>
      </w:r>
    </w:p>
    <w:p w14:paraId="0B9EA24E" w14:textId="454ACAA2" w:rsidR="001F6CD0" w:rsidRPr="00184709" w:rsidRDefault="00791C6B" w:rsidP="007A3BE0">
      <w:pPr>
        <w:pStyle w:val="Heading2"/>
        <w:keepNext w:val="0"/>
        <w:keepLines w:val="0"/>
        <w:widowControl w:val="0"/>
        <w:numPr>
          <w:ilvl w:val="1"/>
          <w:numId w:val="10"/>
        </w:numPr>
      </w:pPr>
      <w:r w:rsidRPr="0031756F">
        <w:rPr>
          <w:b/>
          <w:bCs w:val="0"/>
          <w:u w:val="single"/>
        </w:rPr>
        <w:t>Prohibited Indemnification</w:t>
      </w:r>
      <w:r w:rsidRPr="00184709">
        <w:t xml:space="preserve">.  </w:t>
      </w:r>
      <w:r w:rsidR="00BB15A3" w:rsidRPr="00BB15A3">
        <w:rPr>
          <w:color w:val="0070C0"/>
        </w:rPr>
        <w:t xml:space="preserve">The Company </w:t>
      </w:r>
      <w:r w:rsidR="00BB15A3" w:rsidRPr="00BB15A3">
        <w:rPr>
          <w:b/>
          <w:color w:val="0070C0"/>
        </w:rPr>
        <w:t>cannot</w:t>
      </w:r>
      <w:r w:rsidR="00BB15A3" w:rsidRPr="00BB15A3">
        <w:rPr>
          <w:color w:val="0070C0"/>
        </w:rPr>
        <w:t xml:space="preserve"> indemnify a </w:t>
      </w:r>
      <w:proofErr w:type="gramStart"/>
      <w:r w:rsidR="00BB15A3" w:rsidRPr="00BB15A3">
        <w:rPr>
          <w:color w:val="0070C0"/>
        </w:rPr>
        <w:t>Manager</w:t>
      </w:r>
      <w:proofErr w:type="gramEnd"/>
      <w:r w:rsidR="00BB15A3" w:rsidRPr="00BB15A3">
        <w:rPr>
          <w:color w:val="0070C0"/>
        </w:rPr>
        <w:t xml:space="preserve"> if:</w:t>
      </w:r>
    </w:p>
    <w:p w14:paraId="5FC54F45" w14:textId="50722422" w:rsidR="001F6CD0" w:rsidRPr="00184709" w:rsidRDefault="00475181" w:rsidP="007A3BE0">
      <w:pPr>
        <w:pStyle w:val="Heading3"/>
        <w:keepNext w:val="0"/>
        <w:keepLines w:val="0"/>
        <w:widowControl w:val="0"/>
        <w:numPr>
          <w:ilvl w:val="2"/>
          <w:numId w:val="10"/>
        </w:numPr>
      </w:pPr>
      <w:r>
        <w:rPr>
          <w:color w:val="0070C0"/>
        </w:rPr>
        <w:t>t</w:t>
      </w:r>
      <w:r w:rsidRPr="00475181">
        <w:rPr>
          <w:color w:val="0070C0"/>
        </w:rPr>
        <w:t xml:space="preserve">hey are found liable for </w:t>
      </w:r>
      <w:proofErr w:type="gramStart"/>
      <w:r w:rsidRPr="00475181">
        <w:rPr>
          <w:b/>
          <w:color w:val="0070C0"/>
        </w:rPr>
        <w:t>personally</w:t>
      </w:r>
      <w:proofErr w:type="gramEnd"/>
      <w:r w:rsidRPr="00475181">
        <w:rPr>
          <w:b/>
          <w:color w:val="0070C0"/>
        </w:rPr>
        <w:t xml:space="preserve"> benefiting improperly</w:t>
      </w:r>
      <w:r w:rsidRPr="00475181">
        <w:rPr>
          <w:color w:val="0070C0"/>
        </w:rPr>
        <w:t>, even if it happened while acting in their official role; or</w:t>
      </w:r>
    </w:p>
    <w:p w14:paraId="2F7EF39B" w14:textId="678E96C0" w:rsidR="001F6CD0" w:rsidRPr="00184709" w:rsidRDefault="00D566A3" w:rsidP="007A3BE0">
      <w:pPr>
        <w:pStyle w:val="Heading3"/>
        <w:keepNext w:val="0"/>
        <w:keepLines w:val="0"/>
        <w:widowControl w:val="0"/>
        <w:numPr>
          <w:ilvl w:val="2"/>
          <w:numId w:val="10"/>
        </w:numPr>
      </w:pPr>
      <w:r w:rsidRPr="00D566A3">
        <w:rPr>
          <w:color w:val="0070C0"/>
        </w:rPr>
        <w:t xml:space="preserve">They are found liable to the Company for </w:t>
      </w:r>
      <w:r w:rsidRPr="00D566A3">
        <w:rPr>
          <w:b/>
          <w:color w:val="0070C0"/>
        </w:rPr>
        <w:t xml:space="preserve">willful or intentional </w:t>
      </w:r>
      <w:r w:rsidRPr="00D566A3">
        <w:rPr>
          <w:b/>
          <w:color w:val="0070C0"/>
        </w:rPr>
        <w:lastRenderedPageBreak/>
        <w:t>misconduct</w:t>
      </w:r>
      <w:r w:rsidRPr="00D566A3">
        <w:rPr>
          <w:color w:val="0070C0"/>
        </w:rPr>
        <w:t xml:space="preserve"> in doing their job.</w:t>
      </w:r>
    </w:p>
    <w:p w14:paraId="56A0C2C7" w14:textId="2936E5DC" w:rsidR="00E06AE8" w:rsidRDefault="00791C6B" w:rsidP="007A3BE0">
      <w:pPr>
        <w:pStyle w:val="Heading2"/>
        <w:keepNext w:val="0"/>
        <w:keepLines w:val="0"/>
        <w:widowControl w:val="0"/>
        <w:numPr>
          <w:ilvl w:val="1"/>
          <w:numId w:val="10"/>
        </w:numPr>
      </w:pPr>
      <w:r w:rsidRPr="00167633">
        <w:rPr>
          <w:b/>
          <w:bCs w:val="0"/>
          <w:u w:val="single"/>
        </w:rPr>
        <w:t>Effect of Termination of Proceeding</w:t>
      </w:r>
      <w:r w:rsidRPr="00184709">
        <w:t>.</w:t>
      </w:r>
      <w:r w:rsidR="00E06AE8">
        <w:t xml:space="preserve"> </w:t>
      </w:r>
      <w:r w:rsidR="001F66AD" w:rsidRPr="005C24A8">
        <w:rPr>
          <w:color w:val="0070C0"/>
        </w:rPr>
        <w:t>Just because a case ends in a judgment, settlement, plea, or conviction doesn’t automatically mean the Manager failed to meet the requirements for indemnification. A Manager is only officially considered “liable” if a court with proper authority says so—and only after all appeals are over.</w:t>
      </w:r>
    </w:p>
    <w:p w14:paraId="1F70DE10" w14:textId="0298CBB4" w:rsidR="001F6CD0" w:rsidRPr="00184709" w:rsidRDefault="00791C6B" w:rsidP="007A3BE0">
      <w:pPr>
        <w:pStyle w:val="Heading2"/>
        <w:keepNext w:val="0"/>
        <w:keepLines w:val="0"/>
        <w:widowControl w:val="0"/>
        <w:numPr>
          <w:ilvl w:val="1"/>
          <w:numId w:val="10"/>
        </w:numPr>
      </w:pPr>
      <w:r w:rsidRPr="00167633">
        <w:rPr>
          <w:b/>
          <w:bCs w:val="0"/>
          <w:u w:val="single"/>
        </w:rPr>
        <w:t>Extent of Indemnification</w:t>
      </w:r>
      <w:r w:rsidRPr="00184709">
        <w:t>.</w:t>
      </w:r>
      <w:r w:rsidR="00AB23A9">
        <w:t xml:space="preserve"> </w:t>
      </w:r>
      <w:r w:rsidR="003B764E" w:rsidRPr="003B764E">
        <w:rPr>
          <w:color w:val="0070C0"/>
        </w:rPr>
        <w:t xml:space="preserve">If a </w:t>
      </w:r>
      <w:proofErr w:type="gramStart"/>
      <w:r w:rsidR="003B764E" w:rsidRPr="003B764E">
        <w:rPr>
          <w:color w:val="0070C0"/>
        </w:rPr>
        <w:t>Manager</w:t>
      </w:r>
      <w:proofErr w:type="gramEnd"/>
      <w:r w:rsidR="003B764E" w:rsidRPr="003B764E">
        <w:rPr>
          <w:color w:val="0070C0"/>
        </w:rPr>
        <w:t xml:space="preserve"> qualifies for indemnification under this Article, the Company will cover any judgments, penalties (including taxes), fines, settlements, and reasonable legal expenses they actually paid because of the proceeding.</w:t>
      </w:r>
    </w:p>
    <w:p w14:paraId="4803C68E" w14:textId="264CB3FA" w:rsidR="001F6CD0" w:rsidRPr="00184709" w:rsidRDefault="00791C6B" w:rsidP="007A3BE0">
      <w:pPr>
        <w:pStyle w:val="Heading2"/>
        <w:keepNext w:val="0"/>
        <w:keepLines w:val="0"/>
        <w:widowControl w:val="0"/>
        <w:numPr>
          <w:ilvl w:val="1"/>
          <w:numId w:val="10"/>
        </w:numPr>
      </w:pPr>
      <w:r w:rsidRPr="00167633">
        <w:rPr>
          <w:b/>
          <w:bCs w:val="0"/>
          <w:u w:val="single"/>
        </w:rPr>
        <w:t>Determination of Indemnification</w:t>
      </w:r>
      <w:r w:rsidRPr="00184709">
        <w:t>.</w:t>
      </w:r>
      <w:r w:rsidR="00F52590">
        <w:t xml:space="preserve"> </w:t>
      </w:r>
      <w:r w:rsidR="0027629F" w:rsidRPr="0027629F">
        <w:rPr>
          <w:color w:val="0070C0"/>
        </w:rPr>
        <w:t xml:space="preserve">Before the Company can indemnify a Manager, it must be officially determined that the Manager meets the requirements in </w:t>
      </w:r>
      <w:r w:rsidR="0027629F" w:rsidRPr="0027629F">
        <w:rPr>
          <w:b/>
          <w:color w:val="0070C0"/>
        </w:rPr>
        <w:t>Section 6.2</w:t>
      </w:r>
      <w:r w:rsidR="0027629F" w:rsidRPr="0027629F">
        <w:rPr>
          <w:color w:val="0070C0"/>
        </w:rPr>
        <w:t>. That decision must be made in one of the following ways:</w:t>
      </w:r>
    </w:p>
    <w:p w14:paraId="53E51F02" w14:textId="2E31FF2E" w:rsidR="001F6CD0" w:rsidRPr="00184709" w:rsidRDefault="00773D08" w:rsidP="007A3BE0">
      <w:pPr>
        <w:pStyle w:val="Heading3"/>
        <w:keepNext w:val="0"/>
        <w:keepLines w:val="0"/>
        <w:widowControl w:val="0"/>
        <w:numPr>
          <w:ilvl w:val="2"/>
          <w:numId w:val="10"/>
        </w:numPr>
      </w:pPr>
      <w:r w:rsidRPr="00773D08">
        <w:rPr>
          <w:color w:val="0070C0"/>
        </w:rPr>
        <w:t xml:space="preserve">By a majority vote of Managers who are </w:t>
      </w:r>
      <w:r w:rsidRPr="00773D08">
        <w:rPr>
          <w:b/>
          <w:color w:val="0070C0"/>
        </w:rPr>
        <w:t>not involved</w:t>
      </w:r>
      <w:r w:rsidRPr="00773D08">
        <w:rPr>
          <w:color w:val="0070C0"/>
        </w:rPr>
        <w:t xml:space="preserve"> in the </w:t>
      </w:r>
      <w:proofErr w:type="gramStart"/>
      <w:r w:rsidRPr="00773D08">
        <w:rPr>
          <w:color w:val="0070C0"/>
        </w:rPr>
        <w:t>proceeding;</w:t>
      </w:r>
      <w:proofErr w:type="gramEnd"/>
    </w:p>
    <w:p w14:paraId="17E37F5F" w14:textId="4F174AEC" w:rsidR="001F6CD0" w:rsidRPr="00184709" w:rsidRDefault="00C51486" w:rsidP="007A3BE0">
      <w:pPr>
        <w:pStyle w:val="Heading3"/>
        <w:keepNext w:val="0"/>
        <w:keepLines w:val="0"/>
        <w:widowControl w:val="0"/>
        <w:numPr>
          <w:ilvl w:val="2"/>
          <w:numId w:val="10"/>
        </w:numPr>
      </w:pPr>
      <w:r w:rsidRPr="004A7789">
        <w:rPr>
          <w:color w:val="0070C0"/>
        </w:rPr>
        <w:t xml:space="preserve">If a quorum of disinterested Managers isn’t possible, then by a </w:t>
      </w:r>
      <w:r w:rsidRPr="004A7789">
        <w:rPr>
          <w:b/>
          <w:color w:val="0070C0"/>
        </w:rPr>
        <w:t>committee</w:t>
      </w:r>
      <w:r w:rsidRPr="004A7789">
        <w:rPr>
          <w:color w:val="0070C0"/>
        </w:rPr>
        <w:t xml:space="preserve"> of at least two disinterested Managers, selected by all Managers; or</w:t>
      </w:r>
    </w:p>
    <w:p w14:paraId="0D9A2BB8" w14:textId="7AE8694A" w:rsidR="001F6CD0" w:rsidRPr="00184709" w:rsidRDefault="004A7789" w:rsidP="007A3BE0">
      <w:pPr>
        <w:pStyle w:val="Heading3"/>
        <w:keepNext w:val="0"/>
        <w:keepLines w:val="0"/>
        <w:widowControl w:val="0"/>
        <w:numPr>
          <w:ilvl w:val="2"/>
          <w:numId w:val="10"/>
        </w:numPr>
      </w:pPr>
      <w:r w:rsidRPr="004A7789">
        <w:rPr>
          <w:color w:val="0070C0"/>
        </w:rPr>
        <w:t xml:space="preserve">By a </w:t>
      </w:r>
      <w:r w:rsidRPr="004A7789">
        <w:rPr>
          <w:b/>
          <w:color w:val="0070C0"/>
        </w:rPr>
        <w:t>special legal counsel</w:t>
      </w:r>
      <w:r w:rsidRPr="004A7789">
        <w:rPr>
          <w:color w:val="0070C0"/>
        </w:rPr>
        <w:t xml:space="preserve"> chosen by the disinterested Managers or the committee mentioned above. If those options aren’t available, then the decision may be made by a vote of Members holding the percentage required for “Major Decisions” (see </w:t>
      </w:r>
      <w:r w:rsidRPr="004A7789">
        <w:rPr>
          <w:b/>
          <w:color w:val="0070C0"/>
        </w:rPr>
        <w:t>Section 5.2(b)</w:t>
      </w:r>
      <w:r w:rsidRPr="004A7789">
        <w:rPr>
          <w:color w:val="0070C0"/>
        </w:rPr>
        <w:t>.</w:t>
      </w:r>
    </w:p>
    <w:p w14:paraId="6E8BDAE7" w14:textId="70402C15" w:rsidR="001F6CD0" w:rsidRPr="00EB239C" w:rsidRDefault="00413378" w:rsidP="00413378">
      <w:pPr>
        <w:pStyle w:val="Heading1"/>
        <w:keepNext w:val="0"/>
        <w:keepLines w:val="0"/>
        <w:widowControl w:val="0"/>
        <w:jc w:val="both"/>
        <w:rPr>
          <w:color w:val="auto"/>
          <w:sz w:val="22"/>
          <w:szCs w:val="22"/>
        </w:rPr>
      </w:pPr>
      <w:r w:rsidRPr="00413378">
        <w:rPr>
          <w:color w:val="0070C0"/>
          <w:sz w:val="22"/>
          <w:szCs w:val="22"/>
        </w:rPr>
        <w:t>Even if one of the above methods approves indemnification, it cannot proceed if doing so would violate the rules against “prohibited transactions” in IRC §4975.</w:t>
      </w:r>
    </w:p>
    <w:p w14:paraId="66A1139B" w14:textId="68E81ADC" w:rsidR="008232E8" w:rsidRPr="00F3259A" w:rsidRDefault="00791C6B" w:rsidP="007A3BE0">
      <w:pPr>
        <w:pStyle w:val="Heading2"/>
        <w:widowControl w:val="0"/>
        <w:numPr>
          <w:ilvl w:val="1"/>
          <w:numId w:val="10"/>
        </w:numPr>
        <w:rPr>
          <w:color w:val="0070C0"/>
        </w:rPr>
      </w:pPr>
      <w:r w:rsidRPr="00C27E26">
        <w:rPr>
          <w:b/>
          <w:bCs w:val="0"/>
          <w:u w:val="single"/>
        </w:rPr>
        <w:t>Authorization of Indemnification.</w:t>
      </w:r>
      <w:r w:rsidR="009D4F9E">
        <w:t xml:space="preserve"> </w:t>
      </w:r>
      <w:r w:rsidR="008232E8" w:rsidRPr="00F3259A">
        <w:rPr>
          <w:color w:val="0070C0"/>
        </w:rPr>
        <w:t xml:space="preserve">Once it’s determined that indemnification is allowed (as explained in </w:t>
      </w:r>
      <w:r w:rsidR="008232E8" w:rsidRPr="00F3259A">
        <w:rPr>
          <w:b/>
          <w:color w:val="0070C0"/>
        </w:rPr>
        <w:t>Section 6.6</w:t>
      </w:r>
      <w:r w:rsidR="008232E8" w:rsidRPr="00F3259A">
        <w:rPr>
          <w:color w:val="0070C0"/>
        </w:rPr>
        <w:t>), the same group or person that made that determination must also approve the actual payment and decide if the expenses are reasonable.</w:t>
      </w:r>
    </w:p>
    <w:p w14:paraId="4C7A033D" w14:textId="77777777" w:rsidR="008232E8" w:rsidRPr="008232E8" w:rsidRDefault="008232E8" w:rsidP="00F3259A">
      <w:pPr>
        <w:pStyle w:val="Heading2"/>
        <w:widowControl w:val="0"/>
        <w:ind w:left="576"/>
        <w:rPr>
          <w:color w:val="0070C0"/>
        </w:rPr>
      </w:pPr>
      <w:r w:rsidRPr="008232E8">
        <w:rPr>
          <w:color w:val="0070C0"/>
        </w:rPr>
        <w:t>However, if a special legal counsel made the original determination, then that counsel must also approve the payment terms.</w:t>
      </w:r>
    </w:p>
    <w:p w14:paraId="0659BE71" w14:textId="68A4E58F" w:rsidR="001F6CD0" w:rsidRPr="00F3259A" w:rsidRDefault="008232E8" w:rsidP="00F3259A">
      <w:pPr>
        <w:pStyle w:val="Heading2"/>
        <w:widowControl w:val="0"/>
        <w:ind w:left="576"/>
        <w:rPr>
          <w:color w:val="0070C0"/>
        </w:rPr>
      </w:pPr>
      <w:r w:rsidRPr="008232E8">
        <w:rPr>
          <w:color w:val="0070C0"/>
        </w:rPr>
        <w:t>In certain cases where this Agreement already says indemnification is mandatory, that language serves as the required approval.</w:t>
      </w:r>
      <w:r w:rsidRPr="00F3259A">
        <w:rPr>
          <w:color w:val="0070C0"/>
        </w:rPr>
        <w:t>)</w:t>
      </w:r>
    </w:p>
    <w:p w14:paraId="3BEBA588" w14:textId="18058BB7" w:rsidR="001F6CD0" w:rsidRPr="00184709" w:rsidRDefault="00791C6B" w:rsidP="007A3BE0">
      <w:pPr>
        <w:pStyle w:val="Heading2"/>
        <w:keepNext w:val="0"/>
        <w:keepLines w:val="0"/>
        <w:widowControl w:val="0"/>
        <w:numPr>
          <w:ilvl w:val="1"/>
          <w:numId w:val="10"/>
        </w:numPr>
      </w:pPr>
      <w:r w:rsidRPr="00C27E26">
        <w:rPr>
          <w:b/>
          <w:bCs w:val="0"/>
          <w:u w:val="single"/>
        </w:rPr>
        <w:t>Successful Defense of Proceedings</w:t>
      </w:r>
      <w:r w:rsidRPr="00184709">
        <w:t>.</w:t>
      </w:r>
      <w:r w:rsidR="00A27491">
        <w:t xml:space="preserve"> </w:t>
      </w:r>
      <w:r w:rsidR="00AC0D63" w:rsidRPr="00AC0D63">
        <w:rPr>
          <w:color w:val="0070C0"/>
        </w:rPr>
        <w:t xml:space="preserve">If a </w:t>
      </w:r>
      <w:proofErr w:type="gramStart"/>
      <w:r w:rsidR="00AC0D63" w:rsidRPr="00AC0D63">
        <w:rPr>
          <w:color w:val="0070C0"/>
        </w:rPr>
        <w:t>Manager</w:t>
      </w:r>
      <w:proofErr w:type="gramEnd"/>
      <w:r w:rsidR="00AC0D63" w:rsidRPr="00AC0D63">
        <w:rPr>
          <w:color w:val="0070C0"/>
        </w:rPr>
        <w:t xml:space="preserve"> successfully defends themselves—whether by winning the case or otherwise resolving it in their favor—the Company must reimburse them for reasonable legal expenses related to that defense.</w:t>
      </w:r>
    </w:p>
    <w:p w14:paraId="5A3A19E3" w14:textId="64A08761" w:rsidR="001F6CD0" w:rsidRPr="00285DDB" w:rsidRDefault="00791C6B" w:rsidP="007A3BE0">
      <w:pPr>
        <w:pStyle w:val="Heading2"/>
        <w:widowControl w:val="0"/>
        <w:numPr>
          <w:ilvl w:val="1"/>
          <w:numId w:val="10"/>
        </w:numPr>
        <w:rPr>
          <w:color w:val="0070C0"/>
        </w:rPr>
      </w:pPr>
      <w:r w:rsidRPr="00C27E26">
        <w:rPr>
          <w:b/>
          <w:bCs w:val="0"/>
          <w:u w:val="single"/>
        </w:rPr>
        <w:t>Court Order in Suit for Indemnification.</w:t>
      </w:r>
      <w:r w:rsidR="00674016" w:rsidRPr="00674016">
        <w:rPr>
          <w:b/>
          <w:bCs w:val="0"/>
        </w:rPr>
        <w:t xml:space="preserve"> </w:t>
      </w:r>
      <w:r w:rsidR="009A1A55" w:rsidRPr="00285DDB">
        <w:rPr>
          <w:color w:val="0070C0"/>
        </w:rPr>
        <w:t xml:space="preserve">If a Manager sues the Company to get indemnified and the court decides they are entitled to it under </w:t>
      </w:r>
      <w:r w:rsidR="009A1A55" w:rsidRPr="00285DDB">
        <w:rPr>
          <w:b/>
          <w:color w:val="0070C0"/>
        </w:rPr>
        <w:t>Section 6.8</w:t>
      </w:r>
      <w:r w:rsidR="009A1A55" w:rsidRPr="00285DDB">
        <w:rPr>
          <w:color w:val="0070C0"/>
        </w:rPr>
        <w:t>, the court must order the Company to pay—</w:t>
      </w:r>
      <w:proofErr w:type="gramStart"/>
      <w:r w:rsidR="009A1A55" w:rsidRPr="00285DDB">
        <w:rPr>
          <w:color w:val="0070C0"/>
        </w:rPr>
        <w:t>and also</w:t>
      </w:r>
      <w:proofErr w:type="gramEnd"/>
      <w:r w:rsidR="009A1A55" w:rsidRPr="00285DDB">
        <w:rPr>
          <w:color w:val="0070C0"/>
        </w:rPr>
        <w:t xml:space="preserve"> cover the Manager’s legal costs for winning the indemnification.</w:t>
      </w:r>
    </w:p>
    <w:p w14:paraId="01FFFE3F" w14:textId="46C82024" w:rsidR="001F6CD0" w:rsidRPr="00184709" w:rsidRDefault="00791C6B" w:rsidP="007A3BE0">
      <w:pPr>
        <w:pStyle w:val="Heading2"/>
        <w:keepNext w:val="0"/>
        <w:keepLines w:val="0"/>
        <w:widowControl w:val="0"/>
        <w:numPr>
          <w:ilvl w:val="1"/>
          <w:numId w:val="10"/>
        </w:numPr>
        <w:rPr>
          <w:color w:val="auto"/>
        </w:rPr>
      </w:pPr>
      <w:r w:rsidRPr="00481CDC">
        <w:rPr>
          <w:b/>
          <w:bCs w:val="0"/>
          <w:color w:val="auto"/>
          <w:u w:val="single"/>
        </w:rPr>
        <w:t>Court Determination of Indemnification</w:t>
      </w:r>
      <w:r w:rsidRPr="00184709">
        <w:rPr>
          <w:color w:val="auto"/>
        </w:rPr>
        <w:t>.</w:t>
      </w:r>
      <w:r w:rsidR="00F00C93">
        <w:rPr>
          <w:b/>
          <w:color w:val="auto"/>
        </w:rPr>
        <w:t xml:space="preserve"> </w:t>
      </w:r>
      <w:r w:rsidR="009874C1" w:rsidRPr="009874C1">
        <w:rPr>
          <w:color w:val="0070C0"/>
        </w:rPr>
        <w:t xml:space="preserve">Even if a </w:t>
      </w:r>
      <w:proofErr w:type="gramStart"/>
      <w:r w:rsidR="009874C1" w:rsidRPr="009874C1">
        <w:rPr>
          <w:color w:val="0070C0"/>
        </w:rPr>
        <w:t>Manager</w:t>
      </w:r>
      <w:proofErr w:type="gramEnd"/>
      <w:r w:rsidR="009874C1" w:rsidRPr="009874C1">
        <w:rPr>
          <w:color w:val="0070C0"/>
        </w:rPr>
        <w:t xml:space="preserve"> doesn’t meet the usual </w:t>
      </w:r>
      <w:r w:rsidR="009874C1" w:rsidRPr="009874C1">
        <w:rPr>
          <w:color w:val="0070C0"/>
        </w:rPr>
        <w:lastRenderedPageBreak/>
        <w:t>requirements for indemnification—or has been found liable</w:t>
      </w:r>
      <w:r w:rsidR="00EA73C9">
        <w:rPr>
          <w:color w:val="0070C0"/>
        </w:rPr>
        <w:t xml:space="preserve">, </w:t>
      </w:r>
      <w:r w:rsidR="009874C1" w:rsidRPr="009874C1">
        <w:rPr>
          <w:color w:val="0070C0"/>
        </w:rPr>
        <w:t xml:space="preserve">a court can still decide to award indemnification if it believes it’s fair under the circumstances. However, if the Manager was found liable to the Company or received </w:t>
      </w:r>
      <w:proofErr w:type="gramStart"/>
      <w:r w:rsidR="009874C1" w:rsidRPr="009874C1">
        <w:rPr>
          <w:color w:val="0070C0"/>
        </w:rPr>
        <w:t>an improper</w:t>
      </w:r>
      <w:proofErr w:type="gramEnd"/>
      <w:r w:rsidR="009874C1" w:rsidRPr="009874C1">
        <w:rPr>
          <w:color w:val="0070C0"/>
        </w:rPr>
        <w:t xml:space="preserve"> personal benefit, the court can only award reimbursement for reasonable legal expenses actually incurred.</w:t>
      </w:r>
    </w:p>
    <w:p w14:paraId="766EF05A" w14:textId="0694215B" w:rsidR="003331E6" w:rsidRPr="003331E6" w:rsidRDefault="00791C6B" w:rsidP="007A3BE0">
      <w:pPr>
        <w:pStyle w:val="Heading2"/>
        <w:keepNext w:val="0"/>
        <w:keepLines w:val="0"/>
        <w:widowControl w:val="0"/>
        <w:numPr>
          <w:ilvl w:val="1"/>
          <w:numId w:val="10"/>
        </w:numPr>
        <w:rPr>
          <w:color w:val="0070C0"/>
        </w:rPr>
      </w:pPr>
      <w:r w:rsidRPr="007733C5">
        <w:rPr>
          <w:b/>
          <w:bCs w:val="0"/>
          <w:u w:val="single"/>
        </w:rPr>
        <w:t>Advancement of Expenses</w:t>
      </w:r>
      <w:r w:rsidRPr="00184709">
        <w:t>.</w:t>
      </w:r>
      <w:r w:rsidR="00BF465E">
        <w:t xml:space="preserve"> </w:t>
      </w:r>
      <w:r w:rsidR="003331E6" w:rsidRPr="003331E6">
        <w:rPr>
          <w:color w:val="0070C0"/>
        </w:rPr>
        <w:t xml:space="preserve">If a </w:t>
      </w:r>
      <w:proofErr w:type="gramStart"/>
      <w:r w:rsidR="003331E6" w:rsidRPr="003331E6">
        <w:rPr>
          <w:color w:val="0070C0"/>
        </w:rPr>
        <w:t>Manager</w:t>
      </w:r>
      <w:proofErr w:type="gramEnd"/>
      <w:r w:rsidR="003331E6" w:rsidRPr="003331E6">
        <w:rPr>
          <w:color w:val="0070C0"/>
        </w:rPr>
        <w:t xml:space="preserve"> is involved in a legal proceeding (or might be), the Company can pay their legal costs </w:t>
      </w:r>
      <w:proofErr w:type="gramStart"/>
      <w:r w:rsidR="003331E6" w:rsidRPr="003331E6">
        <w:rPr>
          <w:color w:val="0070C0"/>
        </w:rPr>
        <w:t>up front—</w:t>
      </w:r>
      <w:proofErr w:type="gramEnd"/>
      <w:r w:rsidR="003331E6" w:rsidRPr="003331E6">
        <w:rPr>
          <w:color w:val="0070C0"/>
        </w:rPr>
        <w:t>before the case is resolved—</w:t>
      </w:r>
      <w:r w:rsidR="003331E6" w:rsidRPr="003331E6">
        <w:rPr>
          <w:b/>
          <w:color w:val="0070C0"/>
        </w:rPr>
        <w:t>without needing prior approval</w:t>
      </w:r>
      <w:r w:rsidR="003331E6" w:rsidRPr="003331E6">
        <w:rPr>
          <w:color w:val="0070C0"/>
        </w:rPr>
        <w:t>. To receive this, the Manager must:</w:t>
      </w:r>
    </w:p>
    <w:p w14:paraId="190797EC" w14:textId="77777777" w:rsidR="003331E6" w:rsidRPr="003331E6" w:rsidRDefault="003331E6" w:rsidP="003331E6">
      <w:pPr>
        <w:pStyle w:val="Heading3"/>
        <w:rPr>
          <w:color w:val="0070C0"/>
        </w:rPr>
      </w:pPr>
      <w:r w:rsidRPr="003331E6">
        <w:rPr>
          <w:color w:val="0070C0"/>
        </w:rPr>
        <w:t>Sign a written statement promising they acted in good faith, and</w:t>
      </w:r>
    </w:p>
    <w:p w14:paraId="535BE983" w14:textId="77777777" w:rsidR="003331E6" w:rsidRPr="003331E6" w:rsidRDefault="003331E6" w:rsidP="003331E6">
      <w:pPr>
        <w:pStyle w:val="Heading3"/>
        <w:rPr>
          <w:color w:val="0070C0"/>
        </w:rPr>
      </w:pPr>
      <w:r w:rsidRPr="003331E6">
        <w:rPr>
          <w:color w:val="0070C0"/>
        </w:rPr>
        <w:t>Agree in writing to repay the money if it's later decided they didn’t qualify for indemnification under this Article.</w:t>
      </w:r>
    </w:p>
    <w:p w14:paraId="54C97620" w14:textId="0298E939" w:rsidR="001F6CD0" w:rsidRPr="003331E6" w:rsidRDefault="003331E6" w:rsidP="00456B9F">
      <w:pPr>
        <w:pStyle w:val="Heading2"/>
        <w:widowControl w:val="0"/>
        <w:ind w:left="576"/>
        <w:rPr>
          <w:color w:val="0070C0"/>
        </w:rPr>
      </w:pPr>
      <w:r w:rsidRPr="003331E6">
        <w:rPr>
          <w:color w:val="0070C0"/>
        </w:rPr>
        <w:t>This agreement doesn’t need to be secured or based on financial ability to repay. If the Company already has a policy or agreement allowing advance payments, that counts as official authorization.)</w:t>
      </w:r>
    </w:p>
    <w:p w14:paraId="4FC58F28" w14:textId="5C8F6B72" w:rsidR="001F6CD0" w:rsidRPr="006C362B" w:rsidRDefault="00791C6B" w:rsidP="007A3BE0">
      <w:pPr>
        <w:pStyle w:val="Heading2"/>
        <w:keepNext w:val="0"/>
        <w:keepLines w:val="0"/>
        <w:widowControl w:val="0"/>
        <w:numPr>
          <w:ilvl w:val="1"/>
          <w:numId w:val="10"/>
        </w:numPr>
        <w:rPr>
          <w:color w:val="0070C0"/>
        </w:rPr>
      </w:pPr>
      <w:r w:rsidRPr="007733C5">
        <w:rPr>
          <w:b/>
          <w:bCs w:val="0"/>
          <w:u w:val="single"/>
        </w:rPr>
        <w:t>Expenses as Witness</w:t>
      </w:r>
      <w:r w:rsidRPr="00184709">
        <w:t>.</w:t>
      </w:r>
      <w:r w:rsidR="00A61609">
        <w:t xml:space="preserve"> </w:t>
      </w:r>
      <w:r w:rsidR="006C362B" w:rsidRPr="006C362B">
        <w:rPr>
          <w:color w:val="0070C0"/>
        </w:rPr>
        <w:t>If a former Manager is asked to appear in a legal proceeding as a witness (but is not being sued), the Company may still pay or reimburse their expenses—so long as their involvement is because of their role with the Company.</w:t>
      </w:r>
    </w:p>
    <w:p w14:paraId="6911C0BA" w14:textId="49F36652" w:rsidR="001F6CD0" w:rsidRPr="007733C5" w:rsidRDefault="00791C6B" w:rsidP="007A3BE0">
      <w:pPr>
        <w:pStyle w:val="Heading2"/>
        <w:keepNext w:val="0"/>
        <w:keepLines w:val="0"/>
        <w:widowControl w:val="0"/>
        <w:numPr>
          <w:ilvl w:val="1"/>
          <w:numId w:val="10"/>
        </w:numPr>
        <w:rPr>
          <w:b/>
          <w:bCs w:val="0"/>
          <w:u w:val="single"/>
        </w:rPr>
      </w:pPr>
      <w:r w:rsidRPr="007733C5">
        <w:rPr>
          <w:b/>
          <w:bCs w:val="0"/>
          <w:u w:val="single"/>
        </w:rPr>
        <w:t>Indemnification of Other Persons.</w:t>
      </w:r>
      <w:r w:rsidR="00CA094D" w:rsidRPr="005D0D7F">
        <w:rPr>
          <w:b/>
          <w:bCs w:val="0"/>
        </w:rPr>
        <w:t xml:space="preserve"> </w:t>
      </w:r>
      <w:r w:rsidR="00B0571A" w:rsidRPr="00B0571A">
        <w:rPr>
          <w:color w:val="0070C0"/>
        </w:rPr>
        <w:t xml:space="preserve">The Company may choose to indemnify and advance expenses to someone who is not a </w:t>
      </w:r>
      <w:proofErr w:type="gramStart"/>
      <w:r w:rsidR="00B0571A" w:rsidRPr="00B0571A">
        <w:rPr>
          <w:color w:val="0070C0"/>
        </w:rPr>
        <w:t>Manager</w:t>
      </w:r>
      <w:proofErr w:type="gramEnd"/>
      <w:r w:rsidR="00B0571A" w:rsidRPr="00B0571A">
        <w:rPr>
          <w:color w:val="0070C0"/>
        </w:rPr>
        <w:t>, employee, or agent—but who served at the Company’s request in a leadership or representative role for another organization—on the same terms it offers to Managers under this Article.</w:t>
      </w:r>
    </w:p>
    <w:p w14:paraId="691B9F8C" w14:textId="0A018940" w:rsidR="001F6CD0" w:rsidRPr="00184709" w:rsidRDefault="00791C6B" w:rsidP="007A3BE0">
      <w:pPr>
        <w:pStyle w:val="Heading2"/>
        <w:keepNext w:val="0"/>
        <w:keepLines w:val="0"/>
        <w:widowControl w:val="0"/>
        <w:numPr>
          <w:ilvl w:val="1"/>
          <w:numId w:val="10"/>
        </w:numPr>
        <w:rPr>
          <w:color w:val="auto"/>
        </w:rPr>
      </w:pPr>
      <w:r w:rsidRPr="00CA094D">
        <w:rPr>
          <w:b/>
          <w:bCs w:val="0"/>
          <w:color w:val="auto"/>
          <w:u w:val="single"/>
        </w:rPr>
        <w:t>Advancement of Expenses to Other Persons</w:t>
      </w:r>
      <w:r w:rsidRPr="00184709">
        <w:rPr>
          <w:color w:val="auto"/>
        </w:rPr>
        <w:t>.</w:t>
      </w:r>
      <w:r w:rsidR="008070E3">
        <w:rPr>
          <w:b/>
          <w:color w:val="auto"/>
        </w:rPr>
        <w:t xml:space="preserve"> </w:t>
      </w:r>
      <w:r w:rsidR="00627A94" w:rsidRPr="00627A94">
        <w:rPr>
          <w:color w:val="0070C0"/>
        </w:rPr>
        <w:t>The Company may also advance legal expenses to non-employees and non-agents who served at the Company’s request in a leadership or representative role for another organization</w:t>
      </w:r>
      <w:r w:rsidR="00440AC5">
        <w:rPr>
          <w:color w:val="0070C0"/>
        </w:rPr>
        <w:t xml:space="preserve"> - </w:t>
      </w:r>
      <w:r w:rsidR="00627A94" w:rsidRPr="00627A94">
        <w:rPr>
          <w:color w:val="0070C0"/>
        </w:rPr>
        <w:t>just like it can for Managers under this Article.</w:t>
      </w:r>
    </w:p>
    <w:p w14:paraId="63D0D3C5" w14:textId="77B38BED" w:rsidR="002B1202" w:rsidRDefault="00791C6B" w:rsidP="007A3BE0">
      <w:pPr>
        <w:pStyle w:val="Heading2"/>
        <w:keepNext w:val="0"/>
        <w:keepLines w:val="0"/>
        <w:widowControl w:val="0"/>
        <w:numPr>
          <w:ilvl w:val="1"/>
          <w:numId w:val="10"/>
        </w:numPr>
      </w:pPr>
      <w:r w:rsidRPr="00CA094D">
        <w:rPr>
          <w:b/>
          <w:bCs w:val="0"/>
          <w:u w:val="single"/>
        </w:rPr>
        <w:t>Continuation of Indemnification</w:t>
      </w:r>
      <w:r w:rsidR="002B1202">
        <w:t xml:space="preserve">.  </w:t>
      </w:r>
      <w:r w:rsidR="003F7FEF" w:rsidRPr="003F7FEF">
        <w:rPr>
          <w:color w:val="0070C0"/>
        </w:rPr>
        <w:t>A person’s right to indemnification and expense reimbursement doesn’t end when they stop serving as a</w:t>
      </w:r>
      <w:r w:rsidR="003F7FEF">
        <w:rPr>
          <w:color w:val="0070C0"/>
        </w:rPr>
        <w:t xml:space="preserve"> </w:t>
      </w:r>
      <w:proofErr w:type="gramStart"/>
      <w:r w:rsidR="002E0542" w:rsidRPr="002E0542">
        <w:rPr>
          <w:color w:val="0070C0"/>
        </w:rPr>
        <w:t>Manager</w:t>
      </w:r>
      <w:proofErr w:type="gramEnd"/>
      <w:r w:rsidR="002E0542" w:rsidRPr="002E0542">
        <w:rPr>
          <w:color w:val="0070C0"/>
        </w:rPr>
        <w:t>, employee, agent, or representative. These protections also extend to their heirs, executors, and administrators.</w:t>
      </w:r>
    </w:p>
    <w:p w14:paraId="0960EFAB" w14:textId="6CBC802B" w:rsidR="001F6CD0" w:rsidRPr="002B1202" w:rsidRDefault="00791C6B" w:rsidP="007A3BE0">
      <w:pPr>
        <w:pStyle w:val="Heading2"/>
        <w:keepNext w:val="0"/>
        <w:keepLines w:val="0"/>
        <w:widowControl w:val="0"/>
        <w:numPr>
          <w:ilvl w:val="1"/>
          <w:numId w:val="10"/>
        </w:numPr>
        <w:rPr>
          <w:b/>
          <w:color w:val="4F81BD" w:themeColor="accent1"/>
        </w:rPr>
      </w:pPr>
      <w:r w:rsidRPr="00CA094D">
        <w:rPr>
          <w:b/>
          <w:color w:val="auto"/>
          <w:u w:val="single"/>
        </w:rPr>
        <w:t>Liability Insurance</w:t>
      </w:r>
      <w:r w:rsidRPr="002B1202">
        <w:rPr>
          <w:bCs w:val="0"/>
          <w:color w:val="auto"/>
        </w:rPr>
        <w:t>.</w:t>
      </w:r>
      <w:r w:rsidR="00AA7100">
        <w:rPr>
          <w:b/>
          <w:bCs w:val="0"/>
          <w:color w:val="auto"/>
        </w:rPr>
        <w:t xml:space="preserve"> </w:t>
      </w:r>
      <w:r w:rsidR="006F5A1C" w:rsidRPr="006F5A1C">
        <w:rPr>
          <w:color w:val="0070C0"/>
        </w:rPr>
        <w:t>The Company may buy insurance (or set up other protections) to cover Managers, employees, or agents against liabilities they face while serving the Company or another organization at its request—even if the Company couldn’t otherwise legally indemnify them. These protections may include trust funds, self-insurance, liens, letters of credit, or guarantees. The Company can choose any insurer or provider, even one it owns, and its decision on coverage and provider is final—unless fraud is involved.</w:t>
      </w:r>
    </w:p>
    <w:p w14:paraId="66D719DB" w14:textId="5ABA490E" w:rsidR="001F6CD0" w:rsidRPr="00184709" w:rsidRDefault="00791C6B" w:rsidP="007A3BE0">
      <w:pPr>
        <w:pStyle w:val="Heading2"/>
        <w:keepNext w:val="0"/>
        <w:keepLines w:val="0"/>
        <w:widowControl w:val="0"/>
        <w:numPr>
          <w:ilvl w:val="1"/>
          <w:numId w:val="10"/>
        </w:numPr>
      </w:pPr>
      <w:r w:rsidRPr="00A17972">
        <w:rPr>
          <w:b/>
          <w:bCs w:val="0"/>
          <w:u w:val="single"/>
        </w:rPr>
        <w:t>Report to Members.</w:t>
      </w:r>
      <w:r w:rsidR="00654670">
        <w:t xml:space="preserve"> </w:t>
      </w:r>
      <w:r w:rsidR="00A82CF2" w:rsidRPr="00A82CF2">
        <w:rPr>
          <w:color w:val="0070C0"/>
        </w:rPr>
        <w:t xml:space="preserve">Whenever the Company provides indemnification or </w:t>
      </w:r>
      <w:proofErr w:type="gramStart"/>
      <w:r w:rsidR="00A82CF2" w:rsidRPr="00A82CF2">
        <w:rPr>
          <w:color w:val="0070C0"/>
        </w:rPr>
        <w:t>advances</w:t>
      </w:r>
      <w:proofErr w:type="gramEnd"/>
      <w:r w:rsidR="00A82CF2" w:rsidRPr="00A82CF2">
        <w:rPr>
          <w:color w:val="0070C0"/>
        </w:rPr>
        <w:t xml:space="preserve"> expenses to a </w:t>
      </w:r>
      <w:proofErr w:type="gramStart"/>
      <w:r w:rsidR="00A82CF2" w:rsidRPr="00A82CF2">
        <w:rPr>
          <w:color w:val="0070C0"/>
        </w:rPr>
        <w:t>Manager</w:t>
      </w:r>
      <w:proofErr w:type="gramEnd"/>
      <w:r w:rsidR="00A82CF2" w:rsidRPr="00A82CF2">
        <w:rPr>
          <w:color w:val="0070C0"/>
        </w:rPr>
        <w:t xml:space="preserve">, it must notify the Members in writing—either with or before the next meeting notice or written consent request. In any case, this report must be given within 12 months of </w:t>
      </w:r>
      <w:proofErr w:type="gramStart"/>
      <w:r w:rsidR="00A82CF2" w:rsidRPr="00A82CF2">
        <w:rPr>
          <w:color w:val="0070C0"/>
        </w:rPr>
        <w:t>the payment</w:t>
      </w:r>
      <w:proofErr w:type="gramEnd"/>
      <w:r w:rsidR="00A82CF2" w:rsidRPr="00A82CF2">
        <w:rPr>
          <w:color w:val="0070C0"/>
        </w:rPr>
        <w:t>.</w:t>
      </w:r>
    </w:p>
    <w:p w14:paraId="6507E33D" w14:textId="65E00C2B" w:rsidR="001F6CD0" w:rsidRDefault="00791C6B" w:rsidP="00915F79">
      <w:pPr>
        <w:pStyle w:val="Heading2"/>
        <w:keepNext w:val="0"/>
        <w:keepLines w:val="0"/>
        <w:widowControl w:val="0"/>
      </w:pPr>
      <w:r w:rsidRPr="00A17972">
        <w:rPr>
          <w:b/>
          <w:bCs w:val="0"/>
          <w:u w:val="single"/>
        </w:rPr>
        <w:t>Service to Employee Benefit Plan</w:t>
      </w:r>
      <w:r w:rsidRPr="00184709">
        <w:t>.</w:t>
      </w:r>
      <w:r w:rsidR="008A2D69">
        <w:t xml:space="preserve"> </w:t>
      </w:r>
      <w:r w:rsidR="006F004A" w:rsidRPr="00E56F19">
        <w:rPr>
          <w:color w:val="0070C0"/>
        </w:rPr>
        <w:t xml:space="preserve">If a </w:t>
      </w:r>
      <w:proofErr w:type="gramStart"/>
      <w:r w:rsidR="006F004A" w:rsidRPr="00E56F19">
        <w:rPr>
          <w:color w:val="0070C0"/>
        </w:rPr>
        <w:t>Manager</w:t>
      </w:r>
      <w:proofErr w:type="gramEnd"/>
      <w:r w:rsidR="006F004A" w:rsidRPr="00E56F19">
        <w:rPr>
          <w:color w:val="0070C0"/>
        </w:rPr>
        <w:t xml:space="preserve"> serves an employee benefit plan as part of their duties </w:t>
      </w:r>
      <w:r w:rsidR="006F004A" w:rsidRPr="00E56F19">
        <w:rPr>
          <w:color w:val="0070C0"/>
        </w:rPr>
        <w:lastRenderedPageBreak/>
        <w:t>to the Company, that service is treated as serving the Company. Any excise taxes they incur related to the plan are considered fines. If they act in good faith for the benefit of the plan’s participants, it is considered acting in the Company’s best interest.</w:t>
      </w:r>
    </w:p>
    <w:p w14:paraId="28CDE714" w14:textId="77777777" w:rsidR="006F004A" w:rsidRPr="006F004A" w:rsidRDefault="006F004A" w:rsidP="006F004A"/>
    <w:p w14:paraId="66D45E66" w14:textId="77777777" w:rsidR="00710373" w:rsidRPr="00710373" w:rsidRDefault="00710373" w:rsidP="007A3BE0">
      <w:pPr>
        <w:pStyle w:val="Heading1"/>
        <w:numPr>
          <w:ilvl w:val="0"/>
          <w:numId w:val="10"/>
        </w:numPr>
        <w:spacing w:before="0"/>
        <w:rPr>
          <w:color w:val="365F91" w:themeColor="accent1" w:themeShade="BF"/>
        </w:rPr>
      </w:pPr>
    </w:p>
    <w:p w14:paraId="39F6421E" w14:textId="4366F8C4" w:rsidR="001F6CD0" w:rsidRPr="00F53F98" w:rsidRDefault="00976443" w:rsidP="00A75EDA">
      <w:pPr>
        <w:pStyle w:val="Heading1"/>
        <w:spacing w:before="0"/>
        <w:rPr>
          <w:color w:val="365F91" w:themeColor="accent1" w:themeShade="BF"/>
          <w:u w:val="single"/>
        </w:rPr>
      </w:pPr>
      <w:r>
        <w:rPr>
          <w:u w:val="single"/>
        </w:rPr>
        <w:t>FISCAL MATTERS</w:t>
      </w:r>
    </w:p>
    <w:p w14:paraId="37535C08" w14:textId="1D4204FE" w:rsidR="001F6CD0" w:rsidRPr="00184709" w:rsidRDefault="00791C6B" w:rsidP="007A3BE0">
      <w:pPr>
        <w:pStyle w:val="Heading2"/>
        <w:keepNext w:val="0"/>
        <w:keepLines w:val="0"/>
        <w:widowControl w:val="0"/>
        <w:numPr>
          <w:ilvl w:val="1"/>
          <w:numId w:val="10"/>
        </w:numPr>
      </w:pPr>
      <w:r w:rsidRPr="00A17972">
        <w:rPr>
          <w:b/>
          <w:bCs w:val="0"/>
          <w:u w:val="single"/>
        </w:rPr>
        <w:t>Allocation of Profits and Losses.</w:t>
      </w:r>
      <w:r w:rsidRPr="00184709">
        <w:t xml:space="preserve">  </w:t>
      </w:r>
      <w:r w:rsidR="00E233D2" w:rsidRPr="00E233D2">
        <w:rPr>
          <w:color w:val="0070C0"/>
        </w:rPr>
        <w:t>The Company will allocate all income, gains, losses, and deductions among Members in proportion to their ownership of Membership Units, for both accounting and federal tax purposes."</w:t>
      </w:r>
    </w:p>
    <w:p w14:paraId="13FE5E4C" w14:textId="100B6F80" w:rsidR="001F6CD0" w:rsidRPr="00A17972" w:rsidRDefault="00791C6B" w:rsidP="007A3BE0">
      <w:pPr>
        <w:pStyle w:val="Heading2"/>
        <w:keepNext w:val="0"/>
        <w:keepLines w:val="0"/>
        <w:widowControl w:val="0"/>
        <w:numPr>
          <w:ilvl w:val="1"/>
          <w:numId w:val="10"/>
        </w:numPr>
        <w:rPr>
          <w:b/>
          <w:bCs w:val="0"/>
          <w:u w:val="single"/>
        </w:rPr>
      </w:pPr>
      <w:r w:rsidRPr="00A17972">
        <w:rPr>
          <w:b/>
          <w:bCs w:val="0"/>
          <w:u w:val="single"/>
        </w:rPr>
        <w:t>Capital Accounts of the Members.</w:t>
      </w:r>
    </w:p>
    <w:p w14:paraId="207456B6" w14:textId="3C1E1B54" w:rsidR="001F6CD0" w:rsidRPr="00184709" w:rsidRDefault="00981DE6" w:rsidP="007A3BE0">
      <w:pPr>
        <w:pStyle w:val="Heading3"/>
        <w:keepNext w:val="0"/>
        <w:keepLines w:val="0"/>
        <w:widowControl w:val="0"/>
        <w:numPr>
          <w:ilvl w:val="2"/>
          <w:numId w:val="10"/>
        </w:numPr>
      </w:pPr>
      <w:r w:rsidRPr="00981DE6">
        <w:rPr>
          <w:color w:val="0070C0"/>
        </w:rPr>
        <w:t xml:space="preserve">Each Member’s initial contribution is listed in </w:t>
      </w:r>
      <w:r w:rsidRPr="00981DE6">
        <w:rPr>
          <w:b/>
          <w:color w:val="0070C0"/>
        </w:rPr>
        <w:t>Exhibit A</w:t>
      </w:r>
      <w:r w:rsidRPr="00981DE6">
        <w:rPr>
          <w:color w:val="0070C0"/>
        </w:rPr>
        <w:t xml:space="preserve">. No interest is paid </w:t>
      </w:r>
      <w:proofErr w:type="gramStart"/>
      <w:r w:rsidRPr="00981DE6">
        <w:rPr>
          <w:color w:val="0070C0"/>
        </w:rPr>
        <w:t>on</w:t>
      </w:r>
      <w:proofErr w:type="gramEnd"/>
      <w:r w:rsidRPr="00981DE6">
        <w:rPr>
          <w:color w:val="0070C0"/>
        </w:rPr>
        <w:t xml:space="preserve"> </w:t>
      </w:r>
      <w:r w:rsidR="009A2477">
        <w:rPr>
          <w:color w:val="0070C0"/>
        </w:rPr>
        <w:t xml:space="preserve">these </w:t>
      </w:r>
      <w:r w:rsidRPr="00981DE6">
        <w:rPr>
          <w:color w:val="0070C0"/>
        </w:rPr>
        <w:t>contributions.</w:t>
      </w:r>
    </w:p>
    <w:p w14:paraId="765D3D7B" w14:textId="4DD7C8BA" w:rsidR="00CE29D9" w:rsidRPr="008E1515" w:rsidRDefault="002B2048" w:rsidP="00BA3318">
      <w:pPr>
        <w:pStyle w:val="Heading3"/>
        <w:widowControl w:val="0"/>
        <w:rPr>
          <w:color w:val="0070C0"/>
        </w:rPr>
      </w:pPr>
      <w:r w:rsidRPr="008E1515">
        <w:rPr>
          <w:color w:val="0070C0"/>
        </w:rPr>
        <w:t>The Company must keep a Capital Account for each Member. This account tracks cash and property contributed, profits and losses allocated, and distributions received. It follows tax rules and adjusts for certain IRS provisions, but Members aren’t affected by all tax basis changes</w:t>
      </w:r>
      <w:r w:rsidR="0048527A" w:rsidRPr="008E1515">
        <w:rPr>
          <w:color w:val="0070C0"/>
        </w:rPr>
        <w:t>.</w:t>
      </w:r>
    </w:p>
    <w:p w14:paraId="75AD37C0" w14:textId="44FB4737" w:rsidR="001F6CD0" w:rsidRPr="00184709" w:rsidRDefault="0028193A" w:rsidP="007A3BE0">
      <w:pPr>
        <w:pStyle w:val="Heading3"/>
        <w:keepNext w:val="0"/>
        <w:keepLines w:val="0"/>
        <w:widowControl w:val="0"/>
        <w:numPr>
          <w:ilvl w:val="2"/>
          <w:numId w:val="10"/>
        </w:numPr>
      </w:pPr>
      <w:r w:rsidRPr="0028193A">
        <w:rPr>
          <w:color w:val="0070C0"/>
        </w:rPr>
        <w:t>Members cannot withdraw their Capital Contributions or receive property back unless allowed by this Agreement or by law, and only after the Company has paid all other debts and all Members agree.</w:t>
      </w:r>
    </w:p>
    <w:p w14:paraId="1140C261" w14:textId="39C73A85" w:rsidR="001F6CD0" w:rsidRPr="00075C97" w:rsidRDefault="002D70DA" w:rsidP="007A3BE0">
      <w:pPr>
        <w:pStyle w:val="Heading3"/>
        <w:widowControl w:val="0"/>
        <w:numPr>
          <w:ilvl w:val="2"/>
          <w:numId w:val="10"/>
        </w:numPr>
        <w:rPr>
          <w:color w:val="0070C0"/>
        </w:rPr>
      </w:pPr>
      <w:r w:rsidRPr="002D70DA">
        <w:rPr>
          <w:color w:val="0070C0"/>
        </w:rPr>
        <w:t>A Member may demand a return of their Capital Contribution only at dissolution or as otherwise allowed by law—and only in cash.</w:t>
      </w:r>
    </w:p>
    <w:p w14:paraId="7C6DC000" w14:textId="0DC47861" w:rsidR="001F6CD0" w:rsidRPr="00184709" w:rsidRDefault="00F62F46" w:rsidP="007A3BE0">
      <w:pPr>
        <w:pStyle w:val="Heading3"/>
        <w:keepNext w:val="0"/>
        <w:keepLines w:val="0"/>
        <w:widowControl w:val="0"/>
        <w:numPr>
          <w:ilvl w:val="2"/>
          <w:numId w:val="10"/>
        </w:numPr>
      </w:pPr>
      <w:r w:rsidRPr="00F62F46">
        <w:rPr>
          <w:color w:val="0070C0"/>
        </w:rPr>
        <w:t>Unless this Agreement or the law says otherwise, Members are not required to repay negative balances in their Capital Accounts.</w:t>
      </w:r>
    </w:p>
    <w:p w14:paraId="196BCC1E" w14:textId="61CC8DCA" w:rsidR="001F6CD0" w:rsidRPr="004B488C" w:rsidRDefault="00791C6B" w:rsidP="007A3BE0">
      <w:pPr>
        <w:pStyle w:val="Heading2"/>
        <w:keepNext w:val="0"/>
        <w:keepLines w:val="0"/>
        <w:widowControl w:val="0"/>
        <w:numPr>
          <w:ilvl w:val="1"/>
          <w:numId w:val="10"/>
        </w:numPr>
        <w:rPr>
          <w:sz w:val="24"/>
          <w:szCs w:val="24"/>
        </w:rPr>
      </w:pPr>
      <w:r w:rsidRPr="004B488C">
        <w:rPr>
          <w:b/>
          <w:bCs w:val="0"/>
          <w:sz w:val="24"/>
          <w:szCs w:val="24"/>
          <w:u w:val="single"/>
        </w:rPr>
        <w:t>Additional Capital.</w:t>
      </w:r>
      <w:r w:rsidR="00614230" w:rsidRPr="004B488C">
        <w:rPr>
          <w:sz w:val="24"/>
          <w:szCs w:val="24"/>
        </w:rPr>
        <w:t xml:space="preserve"> </w:t>
      </w:r>
      <w:r w:rsidR="001233CB" w:rsidRPr="004B488C">
        <w:rPr>
          <w:color w:val="0070C0"/>
          <w:sz w:val="24"/>
          <w:szCs w:val="24"/>
        </w:rPr>
        <w:t xml:space="preserve">Members can only contribute additional capital if the IRS provides written confirmation that it won’t violate prohibited transaction rules. Any approved </w:t>
      </w:r>
      <w:proofErr w:type="gramStart"/>
      <w:r w:rsidR="001233CB" w:rsidRPr="004B488C">
        <w:rPr>
          <w:color w:val="0070C0"/>
          <w:sz w:val="24"/>
          <w:szCs w:val="24"/>
        </w:rPr>
        <w:t>contributions</w:t>
      </w:r>
      <w:proofErr w:type="gramEnd"/>
      <w:r w:rsidR="001233CB" w:rsidRPr="004B488C">
        <w:rPr>
          <w:color w:val="0070C0"/>
          <w:sz w:val="24"/>
          <w:szCs w:val="24"/>
        </w:rPr>
        <w:t xml:space="preserve"> must be proportional to ownership percentages. Members also cannot loan money or provide services to the Company, as that would violate IRS rules (26 U.S.C. §4975</w:t>
      </w:r>
    </w:p>
    <w:p w14:paraId="50206453" w14:textId="77777777" w:rsidR="00135BC9" w:rsidRPr="004B488C" w:rsidRDefault="00791C6B" w:rsidP="007A3BE0">
      <w:pPr>
        <w:pStyle w:val="Heading2"/>
        <w:keepNext w:val="0"/>
        <w:keepLines w:val="0"/>
        <w:widowControl w:val="0"/>
        <w:numPr>
          <w:ilvl w:val="1"/>
          <w:numId w:val="10"/>
        </w:numPr>
        <w:rPr>
          <w:b/>
          <w:bCs w:val="0"/>
          <w:sz w:val="24"/>
          <w:szCs w:val="24"/>
          <w:u w:val="single"/>
        </w:rPr>
      </w:pPr>
      <w:r w:rsidRPr="004B488C">
        <w:rPr>
          <w:b/>
          <w:bCs w:val="0"/>
          <w:sz w:val="24"/>
          <w:szCs w:val="24"/>
          <w:u w:val="single"/>
        </w:rPr>
        <w:t>Distributions and Reserves.</w:t>
      </w:r>
      <w:r w:rsidR="00135BC9" w:rsidRPr="004B488C">
        <w:rPr>
          <w:b/>
          <w:bCs w:val="0"/>
          <w:sz w:val="24"/>
          <w:szCs w:val="24"/>
          <w:u w:val="single"/>
        </w:rPr>
        <w:t xml:space="preserve"> </w:t>
      </w:r>
    </w:p>
    <w:p w14:paraId="57826826" w14:textId="64D328EC" w:rsidR="001F6CD0" w:rsidRPr="00184709" w:rsidRDefault="00F93FD6" w:rsidP="007A3BE0">
      <w:pPr>
        <w:pStyle w:val="Heading3"/>
        <w:keepNext w:val="0"/>
        <w:keepLines w:val="0"/>
        <w:widowControl w:val="0"/>
        <w:numPr>
          <w:ilvl w:val="2"/>
          <w:numId w:val="10"/>
        </w:numPr>
      </w:pPr>
      <w:r w:rsidRPr="009E5639">
        <w:rPr>
          <w:b/>
          <w:bCs w:val="0"/>
          <w:u w:val="single" w:color="000000"/>
        </w:rPr>
        <w:t>Declaration and Payment</w:t>
      </w:r>
      <w:r>
        <w:t xml:space="preserve">.  </w:t>
      </w:r>
      <w:r w:rsidR="00847CE4" w:rsidRPr="00847CE4">
        <w:rPr>
          <w:color w:val="0070C0"/>
        </w:rPr>
        <w:t>Distributions to Members may be made in cash or property if authorized by the Manager(s), at their discretion.</w:t>
      </w:r>
    </w:p>
    <w:p w14:paraId="473F40A3" w14:textId="0F4D8096" w:rsidR="001F6CD0" w:rsidRPr="00184709" w:rsidRDefault="00791C6B" w:rsidP="007A3BE0">
      <w:pPr>
        <w:pStyle w:val="Heading3"/>
        <w:keepNext w:val="0"/>
        <w:keepLines w:val="0"/>
        <w:widowControl w:val="0"/>
        <w:numPr>
          <w:ilvl w:val="2"/>
          <w:numId w:val="10"/>
        </w:numPr>
      </w:pPr>
      <w:r w:rsidRPr="009E5639">
        <w:rPr>
          <w:b/>
          <w:bCs w:val="0"/>
          <w:u w:val="single"/>
        </w:rPr>
        <w:t>Limitation on Distribution.</w:t>
      </w:r>
      <w:r w:rsidR="006140AB">
        <w:t xml:space="preserve"> </w:t>
      </w:r>
      <w:r w:rsidR="000130FA" w:rsidRPr="000130FA">
        <w:rPr>
          <w:color w:val="0070C0"/>
        </w:rPr>
        <w:t>The Company cannot make distributions if doing so would leave its total liabilities exceeding the fair market value of its assets.</w:t>
      </w:r>
    </w:p>
    <w:p w14:paraId="30CA1C82" w14:textId="6E4DEEBE" w:rsidR="008D4FBD" w:rsidRDefault="008D4FBD" w:rsidP="007A3BE0">
      <w:pPr>
        <w:pStyle w:val="Heading3"/>
        <w:keepNext w:val="0"/>
        <w:keepLines w:val="0"/>
        <w:widowControl w:val="0"/>
        <w:numPr>
          <w:ilvl w:val="2"/>
          <w:numId w:val="10"/>
        </w:numPr>
      </w:pPr>
      <w:r w:rsidRPr="009E5639">
        <w:rPr>
          <w:b/>
          <w:bCs w:val="0"/>
          <w:u w:val="single" w:color="000000"/>
        </w:rPr>
        <w:t>Reserves</w:t>
      </w:r>
      <w:r>
        <w:t xml:space="preserve">.  </w:t>
      </w:r>
      <w:r w:rsidR="00E161C5" w:rsidRPr="00E161C5">
        <w:rPr>
          <w:color w:val="0070C0"/>
        </w:rPr>
        <w:t>The Manager(s) may create, adjust, or eliminate reserves from Company surplus for any proper purpose.</w:t>
      </w:r>
    </w:p>
    <w:p w14:paraId="0136EBB3" w14:textId="53987D22" w:rsidR="001F6CD0" w:rsidRPr="00184709" w:rsidRDefault="00791C6B" w:rsidP="007A3BE0">
      <w:pPr>
        <w:pStyle w:val="Heading2"/>
        <w:keepNext w:val="0"/>
        <w:keepLines w:val="0"/>
        <w:widowControl w:val="0"/>
        <w:numPr>
          <w:ilvl w:val="1"/>
          <w:numId w:val="10"/>
        </w:numPr>
      </w:pPr>
      <w:r w:rsidRPr="009E5639">
        <w:rPr>
          <w:b/>
          <w:bCs w:val="0"/>
          <w:u w:val="single"/>
        </w:rPr>
        <w:lastRenderedPageBreak/>
        <w:t>Fiscal Year.</w:t>
      </w:r>
      <w:r w:rsidR="00EE3962" w:rsidRPr="00EE3962">
        <w:t xml:space="preserve"> </w:t>
      </w:r>
      <w:r w:rsidR="00383A63" w:rsidRPr="00383A63">
        <w:rPr>
          <w:color w:val="0070C0"/>
        </w:rPr>
        <w:t>The Company’s fiscal year is the calendar year, unless the Manager(s) and the IRS approve a change.</w:t>
      </w:r>
    </w:p>
    <w:p w14:paraId="32FCE4C1" w14:textId="138863FC" w:rsidR="001F6CD0" w:rsidRPr="00184709" w:rsidRDefault="00791C6B" w:rsidP="007A3BE0">
      <w:pPr>
        <w:pStyle w:val="Heading2"/>
        <w:keepNext w:val="0"/>
        <w:keepLines w:val="0"/>
        <w:widowControl w:val="0"/>
        <w:numPr>
          <w:ilvl w:val="1"/>
          <w:numId w:val="10"/>
        </w:numPr>
      </w:pPr>
      <w:r w:rsidRPr="009E5639">
        <w:rPr>
          <w:b/>
          <w:bCs w:val="0"/>
          <w:u w:val="single"/>
        </w:rPr>
        <w:t>Deposits.</w:t>
      </w:r>
      <w:r w:rsidR="005E0767">
        <w:t xml:space="preserve"> </w:t>
      </w:r>
      <w:r w:rsidR="00F37B40" w:rsidRPr="00F37B40">
        <w:rPr>
          <w:color w:val="0070C0"/>
        </w:rPr>
        <w:t>All Company funds must be deposited into accounts at banks or other institutions chosen by the Manager(s).</w:t>
      </w:r>
    </w:p>
    <w:p w14:paraId="2AE098D5" w14:textId="61616982" w:rsidR="001F6CD0" w:rsidRPr="00184709" w:rsidRDefault="00791C6B" w:rsidP="007A3BE0">
      <w:pPr>
        <w:pStyle w:val="Heading2"/>
        <w:keepNext w:val="0"/>
        <w:keepLines w:val="0"/>
        <w:widowControl w:val="0"/>
        <w:numPr>
          <w:ilvl w:val="1"/>
          <w:numId w:val="10"/>
        </w:numPr>
      </w:pPr>
      <w:r w:rsidRPr="004558E7">
        <w:rPr>
          <w:b/>
          <w:bCs w:val="0"/>
          <w:u w:val="single"/>
        </w:rPr>
        <w:t>Checks, Drafts, Etc.</w:t>
      </w:r>
      <w:r w:rsidR="00D86ED7">
        <w:t xml:space="preserve"> </w:t>
      </w:r>
      <w:r w:rsidR="00C26BEB" w:rsidRPr="00C26BEB">
        <w:rPr>
          <w:color w:val="0070C0"/>
        </w:rPr>
        <w:t>Only Manager(s) or others they authorize may sign checks or other payment instruments on behalf of the Company.</w:t>
      </w:r>
    </w:p>
    <w:p w14:paraId="0553E4C2" w14:textId="7E0CFA90" w:rsidR="001F6CD0" w:rsidRPr="00184709" w:rsidRDefault="00791C6B" w:rsidP="007A3BE0">
      <w:pPr>
        <w:pStyle w:val="Heading2"/>
        <w:keepNext w:val="0"/>
        <w:keepLines w:val="0"/>
        <w:widowControl w:val="0"/>
        <w:numPr>
          <w:ilvl w:val="1"/>
          <w:numId w:val="10"/>
        </w:numPr>
      </w:pPr>
      <w:r w:rsidRPr="004558E7">
        <w:rPr>
          <w:b/>
          <w:bCs w:val="0"/>
          <w:u w:val="single"/>
        </w:rPr>
        <w:t>Reimbursement of Manager(s) and Members.</w:t>
      </w:r>
      <w:r w:rsidR="007E22E6">
        <w:t xml:space="preserve"> </w:t>
      </w:r>
      <w:r w:rsidR="00AD61B5" w:rsidRPr="00AD61B5">
        <w:rPr>
          <w:color w:val="0070C0"/>
        </w:rPr>
        <w:t>Managers and Members will be reimbursed for reasonable expenses incurred while performing their duties.</w:t>
      </w:r>
    </w:p>
    <w:p w14:paraId="7E7B993D" w14:textId="29E3B94A" w:rsidR="001F6CD0" w:rsidRPr="00184709" w:rsidRDefault="00791C6B" w:rsidP="007A3BE0">
      <w:pPr>
        <w:pStyle w:val="Heading2"/>
        <w:keepNext w:val="0"/>
        <w:keepLines w:val="0"/>
        <w:widowControl w:val="0"/>
        <w:numPr>
          <w:ilvl w:val="1"/>
          <w:numId w:val="10"/>
        </w:numPr>
      </w:pPr>
      <w:r w:rsidRPr="004558E7">
        <w:rPr>
          <w:b/>
          <w:bCs w:val="0"/>
          <w:u w:val="single"/>
        </w:rPr>
        <w:t>Limitation of Liability</w:t>
      </w:r>
      <w:r w:rsidRPr="00184709">
        <w:t>.</w:t>
      </w:r>
      <w:r w:rsidR="000535F8">
        <w:t xml:space="preserve"> </w:t>
      </w:r>
      <w:r w:rsidR="00845CAA" w:rsidRPr="00845CAA">
        <w:rPr>
          <w:color w:val="0070C0"/>
        </w:rPr>
        <w:t>Members are not personally liable for the Company’s debts and are not required to loan money or cover negative balances in their Capital Accounts.</w:t>
      </w:r>
    </w:p>
    <w:p w14:paraId="66B2A88A" w14:textId="09972A7F" w:rsidR="001F6CD0" w:rsidRPr="00184709" w:rsidRDefault="00791C6B" w:rsidP="007A3BE0">
      <w:pPr>
        <w:pStyle w:val="Heading2"/>
        <w:keepNext w:val="0"/>
        <w:keepLines w:val="0"/>
        <w:widowControl w:val="0"/>
        <w:numPr>
          <w:ilvl w:val="1"/>
          <w:numId w:val="10"/>
        </w:numPr>
      </w:pPr>
      <w:r w:rsidRPr="006C4205">
        <w:rPr>
          <w:b/>
          <w:bCs w:val="0"/>
          <w:u w:val="single"/>
        </w:rPr>
        <w:t>No Responsibility for Member’s Liability.</w:t>
      </w:r>
      <w:r w:rsidR="000535F8">
        <w:t xml:space="preserve"> </w:t>
      </w:r>
      <w:r w:rsidR="000C4389" w:rsidRPr="000C4389">
        <w:rPr>
          <w:color w:val="0070C0"/>
        </w:rPr>
        <w:t>The Company and other Members are not responsible for any debts or obligations incurred by an individual Member or their affiliates. If such debts cause liability to the Company or others, the responsible Member must reimburse and protect them from harm.</w:t>
      </w:r>
    </w:p>
    <w:p w14:paraId="6EF8A39A" w14:textId="23DA194E" w:rsidR="001F6CD0" w:rsidRDefault="00791C6B" w:rsidP="007A3BE0">
      <w:pPr>
        <w:pStyle w:val="Heading2"/>
        <w:keepNext w:val="0"/>
        <w:keepLines w:val="0"/>
        <w:widowControl w:val="0"/>
        <w:numPr>
          <w:ilvl w:val="1"/>
          <w:numId w:val="10"/>
        </w:numPr>
      </w:pPr>
      <w:r w:rsidRPr="006C4205">
        <w:rPr>
          <w:b/>
          <w:bCs w:val="0"/>
          <w:u w:val="single"/>
        </w:rPr>
        <w:t>Company as Pass-Through Entity.</w:t>
      </w:r>
      <w:r w:rsidR="008C5268">
        <w:t xml:space="preserve"> </w:t>
      </w:r>
      <w:r w:rsidR="00BF78E4" w:rsidRPr="00BF78E4">
        <w:rPr>
          <w:color w:val="0070C0"/>
        </w:rPr>
        <w:t>The Company will be treated as a pass-through entity for federal tax purposes—either as a disregarded entity (if it has one Member) or a partnership (if it has multiple Members). The Manager(s) must not take any action to change this classification.</w:t>
      </w:r>
    </w:p>
    <w:p w14:paraId="29BAED1C" w14:textId="77777777" w:rsidR="00BD4C32" w:rsidRPr="00BD4C32" w:rsidRDefault="00BD4C32" w:rsidP="00BD4C32"/>
    <w:p w14:paraId="55CEC331" w14:textId="77777777" w:rsidR="00F53F98" w:rsidRDefault="00F53F98" w:rsidP="007A3BE0">
      <w:pPr>
        <w:pStyle w:val="Heading1"/>
        <w:keepNext w:val="0"/>
        <w:keepLines w:val="0"/>
        <w:widowControl w:val="0"/>
        <w:numPr>
          <w:ilvl w:val="0"/>
          <w:numId w:val="10"/>
        </w:numPr>
        <w:spacing w:before="0"/>
        <w:rPr>
          <w:b w:val="0"/>
          <w:bCs w:val="0"/>
          <w:color w:val="auto"/>
          <w:u w:val="single"/>
        </w:rPr>
      </w:pPr>
    </w:p>
    <w:p w14:paraId="1D1FCBBC" w14:textId="05AB1873" w:rsidR="001F6CD0" w:rsidRPr="002B3EF0" w:rsidRDefault="002B3EF0" w:rsidP="00A75EDA">
      <w:pPr>
        <w:pStyle w:val="Heading1"/>
        <w:keepNext w:val="0"/>
        <w:keepLines w:val="0"/>
        <w:widowControl w:val="0"/>
        <w:spacing w:before="0"/>
        <w:rPr>
          <w:color w:val="auto"/>
          <w:u w:val="single"/>
        </w:rPr>
      </w:pPr>
      <w:r w:rsidRPr="002B3EF0">
        <w:rPr>
          <w:color w:val="auto"/>
          <w:u w:val="single"/>
        </w:rPr>
        <w:t>Dissolution</w:t>
      </w:r>
    </w:p>
    <w:p w14:paraId="67D7A896" w14:textId="779F47F3" w:rsidR="001F6CD0" w:rsidRPr="00184709" w:rsidRDefault="00791C6B" w:rsidP="007A3BE0">
      <w:pPr>
        <w:pStyle w:val="Heading2"/>
        <w:keepNext w:val="0"/>
        <w:keepLines w:val="0"/>
        <w:widowControl w:val="0"/>
        <w:numPr>
          <w:ilvl w:val="1"/>
          <w:numId w:val="10"/>
        </w:numPr>
      </w:pPr>
      <w:r w:rsidRPr="00BD4C32">
        <w:rPr>
          <w:b/>
          <w:bCs w:val="0"/>
          <w:u w:val="single"/>
        </w:rPr>
        <w:t>Dissolution</w:t>
      </w:r>
      <w:r w:rsidRPr="00184709">
        <w:t>.  The Company shall be dissolved upon the happening of any one of the following events:</w:t>
      </w:r>
    </w:p>
    <w:p w14:paraId="501A9403" w14:textId="22036FFB" w:rsidR="001F6CD0" w:rsidRPr="006B2013" w:rsidRDefault="00791C6B" w:rsidP="007A3BE0">
      <w:pPr>
        <w:pStyle w:val="Heading3"/>
        <w:keepNext w:val="0"/>
        <w:keepLines w:val="0"/>
        <w:widowControl w:val="0"/>
        <w:numPr>
          <w:ilvl w:val="2"/>
          <w:numId w:val="10"/>
        </w:numPr>
        <w:rPr>
          <w:sz w:val="22"/>
        </w:rPr>
      </w:pPr>
      <w:r w:rsidRPr="00184709">
        <w:t xml:space="preserve">the death, </w:t>
      </w:r>
      <w:r w:rsidRPr="006B2013">
        <w:rPr>
          <w:sz w:val="22"/>
        </w:rPr>
        <w:t xml:space="preserve">retirement, resignation, expulsion, bankruptcy or dissolution of a </w:t>
      </w:r>
      <w:proofErr w:type="gramStart"/>
      <w:r w:rsidRPr="006B2013">
        <w:rPr>
          <w:sz w:val="22"/>
        </w:rPr>
        <w:t>Member</w:t>
      </w:r>
      <w:proofErr w:type="gramEnd"/>
      <w:r w:rsidRPr="006B2013">
        <w:rPr>
          <w:sz w:val="22"/>
        </w:rPr>
        <w:t xml:space="preserve"> or the occurrence of any other event which terminates the continued membership of a</w:t>
      </w:r>
      <w:r w:rsidR="00562F0C" w:rsidRPr="006B2013">
        <w:rPr>
          <w:sz w:val="22"/>
        </w:rPr>
        <w:t xml:space="preserve"> </w:t>
      </w:r>
      <w:r w:rsidRPr="006B2013">
        <w:rPr>
          <w:sz w:val="22"/>
        </w:rPr>
        <w:t xml:space="preserve">Member in the </w:t>
      </w:r>
      <w:proofErr w:type="gramStart"/>
      <w:r w:rsidRPr="006B2013">
        <w:rPr>
          <w:sz w:val="22"/>
        </w:rPr>
        <w:t>Company;</w:t>
      </w:r>
      <w:proofErr w:type="gramEnd"/>
      <w:r w:rsidR="00EA7C7F" w:rsidRPr="006B2013">
        <w:rPr>
          <w:sz w:val="22"/>
        </w:rPr>
        <w:t xml:space="preserve"> </w:t>
      </w:r>
    </w:p>
    <w:p w14:paraId="26AD1008"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adjudicated incapacity of an individual </w:t>
      </w:r>
      <w:proofErr w:type="gramStart"/>
      <w:r w:rsidRPr="006B2013">
        <w:rPr>
          <w:sz w:val="22"/>
        </w:rPr>
        <w:t>Member;</w:t>
      </w:r>
      <w:proofErr w:type="gramEnd"/>
    </w:p>
    <w:p w14:paraId="584CCDAF"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Company’s </w:t>
      </w:r>
      <w:proofErr w:type="gramStart"/>
      <w:r w:rsidRPr="006B2013">
        <w:rPr>
          <w:sz w:val="22"/>
        </w:rPr>
        <w:t>bankruptcy;</w:t>
      </w:r>
      <w:proofErr w:type="gramEnd"/>
    </w:p>
    <w:p w14:paraId="157B970E"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unanimous decision of the Members to dissolve the </w:t>
      </w:r>
      <w:proofErr w:type="gramStart"/>
      <w:r w:rsidRPr="006B2013">
        <w:rPr>
          <w:sz w:val="22"/>
        </w:rPr>
        <w:t>Company;</w:t>
      </w:r>
      <w:proofErr w:type="gramEnd"/>
    </w:p>
    <w:p w14:paraId="415EBDD1"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cessation to exist as a legal entity of the sole remaining </w:t>
      </w:r>
      <w:proofErr w:type="gramStart"/>
      <w:r w:rsidRPr="006B2013">
        <w:rPr>
          <w:sz w:val="22"/>
        </w:rPr>
        <w:t>Member;</w:t>
      </w:r>
      <w:proofErr w:type="gramEnd"/>
    </w:p>
    <w:p w14:paraId="6AA4CA93" w14:textId="54B9508E" w:rsidR="001F6CD0" w:rsidRPr="006B2013" w:rsidRDefault="00E4676D" w:rsidP="007A3BE0">
      <w:pPr>
        <w:pStyle w:val="Heading3"/>
        <w:keepNext w:val="0"/>
        <w:keepLines w:val="0"/>
        <w:widowControl w:val="0"/>
        <w:numPr>
          <w:ilvl w:val="2"/>
          <w:numId w:val="10"/>
        </w:numPr>
        <w:rPr>
          <w:sz w:val="22"/>
        </w:rPr>
      </w:pPr>
      <w:proofErr w:type="gramStart"/>
      <w:r w:rsidRPr="006B2013">
        <w:rPr>
          <w:color w:val="0070C0"/>
          <w:sz w:val="22"/>
        </w:rPr>
        <w:t>it</w:t>
      </w:r>
      <w:proofErr w:type="gramEnd"/>
      <w:r w:rsidRPr="006B2013">
        <w:rPr>
          <w:color w:val="0070C0"/>
          <w:sz w:val="22"/>
        </w:rPr>
        <w:t xml:space="preserve"> sells or otherwise disposes of all or nearly all its property—unless it receives a loan or lease as part of the deal. In that case, dissolution is delayed until the Company finishes collecting, distributing, or selling its interest in that loan or lease.</w:t>
      </w:r>
    </w:p>
    <w:p w14:paraId="4EFC4676" w14:textId="048E2837" w:rsidR="001F6CD0" w:rsidRPr="006B2013" w:rsidRDefault="002403F4" w:rsidP="007A3BE0">
      <w:pPr>
        <w:pStyle w:val="Heading3"/>
        <w:keepNext w:val="0"/>
        <w:keepLines w:val="0"/>
        <w:widowControl w:val="0"/>
        <w:numPr>
          <w:ilvl w:val="2"/>
          <w:numId w:val="10"/>
        </w:numPr>
        <w:rPr>
          <w:sz w:val="22"/>
        </w:rPr>
      </w:pPr>
      <w:r w:rsidRPr="006B2013">
        <w:rPr>
          <w:color w:val="0070C0"/>
          <w:sz w:val="22"/>
        </w:rPr>
        <w:t xml:space="preserve">The Company will dissolve if required by North Carolina law, through automatic </w:t>
      </w:r>
      <w:r w:rsidRPr="006B2013">
        <w:rPr>
          <w:color w:val="0070C0"/>
          <w:sz w:val="22"/>
        </w:rPr>
        <w:lastRenderedPageBreak/>
        <w:t>legal action, or by a court order</w:t>
      </w:r>
      <w:r w:rsidR="00074A22" w:rsidRPr="006B2013">
        <w:rPr>
          <w:color w:val="0070C0"/>
          <w:sz w:val="22"/>
        </w:rPr>
        <w:t>; or</w:t>
      </w:r>
    </w:p>
    <w:p w14:paraId="3F280DA2" w14:textId="6B71BD03" w:rsidR="001F6CD0" w:rsidRPr="006B2013" w:rsidRDefault="00BD20B8" w:rsidP="007A3BE0">
      <w:pPr>
        <w:pStyle w:val="Heading3"/>
        <w:keepNext w:val="0"/>
        <w:keepLines w:val="0"/>
        <w:widowControl w:val="0"/>
        <w:numPr>
          <w:ilvl w:val="2"/>
          <w:numId w:val="10"/>
        </w:numPr>
        <w:rPr>
          <w:color w:val="0070C0"/>
          <w:sz w:val="22"/>
        </w:rPr>
      </w:pPr>
      <w:r w:rsidRPr="006B2013">
        <w:rPr>
          <w:color w:val="0070C0"/>
          <w:sz w:val="22"/>
        </w:rPr>
        <w:t>if the Manager dies, becomes disabled, resigns, is removed, or goes bankrupt—and the Members cannot agree on a replacement</w:t>
      </w:r>
    </w:p>
    <w:p w14:paraId="7E9FE7D9" w14:textId="76EC1323"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Continuation of the Company</w:t>
      </w:r>
      <w:r w:rsidRPr="006B2013">
        <w:rPr>
          <w:szCs w:val="22"/>
        </w:rPr>
        <w:t>.</w:t>
      </w:r>
      <w:r w:rsidR="009339D8" w:rsidRPr="006B2013">
        <w:rPr>
          <w:szCs w:val="22"/>
        </w:rPr>
        <w:t xml:space="preserve"> </w:t>
      </w:r>
      <w:r w:rsidR="00EC2866" w:rsidRPr="006B2013">
        <w:rPr>
          <w:color w:val="0070C0"/>
          <w:szCs w:val="22"/>
        </w:rPr>
        <w:t>Even if a dissolution event occurs, the Company can continue operating if all unaffected Members unanimously agree in writing to do so.</w:t>
      </w:r>
    </w:p>
    <w:p w14:paraId="578E7487" w14:textId="05C0FBBD" w:rsidR="001F6CD0" w:rsidRPr="00184709" w:rsidRDefault="00791C6B" w:rsidP="007A3BE0">
      <w:pPr>
        <w:pStyle w:val="Heading2"/>
        <w:keepNext w:val="0"/>
        <w:keepLines w:val="0"/>
        <w:widowControl w:val="0"/>
        <w:numPr>
          <w:ilvl w:val="1"/>
          <w:numId w:val="10"/>
        </w:numPr>
      </w:pPr>
      <w:r w:rsidRPr="00BD4C32">
        <w:rPr>
          <w:b/>
          <w:bCs w:val="0"/>
          <w:u w:val="single"/>
        </w:rPr>
        <w:t>Winding Up.</w:t>
      </w:r>
      <w:r w:rsidR="006B45C4">
        <w:t xml:space="preserve"> </w:t>
      </w:r>
      <w:r w:rsidR="008F6F53" w:rsidRPr="008F6F53">
        <w:rPr>
          <w:color w:val="0070C0"/>
        </w:rPr>
        <w:t>After dissolution, the Manager(s) must promptly wind up the Company’s affairs, assess assets and liabilities, and liquidate property as needed to maximize value before distributing assets as outlined in Section 8.4.</w:t>
      </w:r>
    </w:p>
    <w:p w14:paraId="0F195343" w14:textId="34A7D277"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Distributions in Liquidation.</w:t>
      </w:r>
      <w:r w:rsidR="00A23985" w:rsidRPr="006B2013">
        <w:rPr>
          <w:szCs w:val="22"/>
        </w:rPr>
        <w:t xml:space="preserve"> </w:t>
      </w:r>
      <w:r w:rsidR="00AA00DB" w:rsidRPr="006B2013">
        <w:rPr>
          <w:color w:val="0070C0"/>
          <w:szCs w:val="22"/>
        </w:rPr>
        <w:t>When winding up the Company, assets or proceeds must be distributed in the following order:</w:t>
      </w:r>
    </w:p>
    <w:p w14:paraId="599BDA40" w14:textId="6D258E6B" w:rsidR="001F6CD0" w:rsidRPr="006B2013" w:rsidRDefault="00E75629" w:rsidP="007A3BE0">
      <w:pPr>
        <w:pStyle w:val="Heading3"/>
        <w:keepNext w:val="0"/>
        <w:keepLines w:val="0"/>
        <w:widowControl w:val="0"/>
        <w:numPr>
          <w:ilvl w:val="2"/>
          <w:numId w:val="10"/>
        </w:numPr>
        <w:rPr>
          <w:sz w:val="22"/>
        </w:rPr>
      </w:pPr>
      <w:r w:rsidRPr="006B2013">
        <w:rPr>
          <w:color w:val="0070C0"/>
          <w:sz w:val="22"/>
        </w:rPr>
        <w:t>First, to pay Company debts and liquidation expenses, including amounts owed to Members for expenses or approved transactions.</w:t>
      </w:r>
    </w:p>
    <w:p w14:paraId="4B10A9D5" w14:textId="1FFFC7C6" w:rsidR="001F6CD0" w:rsidRPr="006B2013" w:rsidRDefault="00D27845" w:rsidP="007A3BE0">
      <w:pPr>
        <w:pStyle w:val="Heading3"/>
        <w:keepNext w:val="0"/>
        <w:keepLines w:val="0"/>
        <w:widowControl w:val="0"/>
        <w:numPr>
          <w:ilvl w:val="2"/>
          <w:numId w:val="10"/>
        </w:numPr>
        <w:rPr>
          <w:sz w:val="22"/>
        </w:rPr>
      </w:pPr>
      <w:r w:rsidRPr="006B2013">
        <w:rPr>
          <w:color w:val="0070C0"/>
          <w:sz w:val="22"/>
        </w:rPr>
        <w:t>Second, to establish reserves for any remaining or contingent liabilities, with excess funds returned later to Members.</w:t>
      </w:r>
    </w:p>
    <w:p w14:paraId="59502F63" w14:textId="37584FE7" w:rsidR="001F6CD0" w:rsidRPr="006B2013" w:rsidRDefault="00902C47" w:rsidP="007A3BE0">
      <w:pPr>
        <w:pStyle w:val="Heading3"/>
        <w:keepNext w:val="0"/>
        <w:keepLines w:val="0"/>
        <w:widowControl w:val="0"/>
        <w:numPr>
          <w:ilvl w:val="2"/>
          <w:numId w:val="10"/>
        </w:numPr>
        <w:rPr>
          <w:sz w:val="22"/>
        </w:rPr>
      </w:pPr>
      <w:r w:rsidRPr="006B2013">
        <w:rPr>
          <w:color w:val="0070C0"/>
          <w:sz w:val="22"/>
        </w:rPr>
        <w:t>Third, to repay any outstanding Member loans, if applicable.</w:t>
      </w:r>
    </w:p>
    <w:p w14:paraId="027F8CB1" w14:textId="1FCC39DD" w:rsidR="008A47E2" w:rsidRPr="006B2013" w:rsidRDefault="002856F5" w:rsidP="007A3BE0">
      <w:pPr>
        <w:pStyle w:val="Heading3"/>
        <w:keepNext w:val="0"/>
        <w:keepLines w:val="0"/>
        <w:widowControl w:val="0"/>
        <w:numPr>
          <w:ilvl w:val="2"/>
          <w:numId w:val="10"/>
        </w:numPr>
        <w:rPr>
          <w:color w:val="0070C0"/>
          <w:sz w:val="22"/>
        </w:rPr>
      </w:pPr>
      <w:r w:rsidRPr="006B2013">
        <w:rPr>
          <w:color w:val="0070C0"/>
          <w:sz w:val="22"/>
        </w:rPr>
        <w:t>Fourth, to return Members' Capital Contributions</w:t>
      </w:r>
    </w:p>
    <w:p w14:paraId="076373E3" w14:textId="61C2E24B" w:rsidR="006F4034" w:rsidRPr="006B2013" w:rsidRDefault="008A47E2" w:rsidP="007A3BE0">
      <w:pPr>
        <w:pStyle w:val="Heading3"/>
        <w:keepNext w:val="0"/>
        <w:keepLines w:val="0"/>
        <w:widowControl w:val="0"/>
        <w:numPr>
          <w:ilvl w:val="2"/>
          <w:numId w:val="10"/>
        </w:numPr>
        <w:rPr>
          <w:color w:val="0070C0"/>
          <w:sz w:val="22"/>
        </w:rPr>
      </w:pPr>
      <w:r w:rsidRPr="006B2013">
        <w:rPr>
          <w:color w:val="0070C0"/>
          <w:sz w:val="22"/>
        </w:rPr>
        <w:t>Fifth, any remaining assets are distributed to Members based on their percentage of Membership Units."</w:t>
      </w:r>
    </w:p>
    <w:p w14:paraId="75B3954C" w14:textId="628F58A9" w:rsidR="001F6CD0" w:rsidRDefault="00791C6B" w:rsidP="007A3BE0">
      <w:pPr>
        <w:pStyle w:val="Heading2"/>
        <w:keepNext w:val="0"/>
        <w:keepLines w:val="0"/>
        <w:widowControl w:val="0"/>
        <w:numPr>
          <w:ilvl w:val="1"/>
          <w:numId w:val="10"/>
        </w:numPr>
      </w:pPr>
      <w:r w:rsidRPr="00DA1C54">
        <w:rPr>
          <w:b/>
          <w:bCs w:val="0"/>
          <w:u w:val="single"/>
        </w:rPr>
        <w:t>Allocation of Profits and Losses During Winding Up</w:t>
      </w:r>
      <w:r w:rsidRPr="00184709">
        <w:t xml:space="preserve">.  </w:t>
      </w:r>
      <w:r w:rsidR="00770357" w:rsidRPr="00770357">
        <w:rPr>
          <w:color w:val="0070C0"/>
        </w:rPr>
        <w:t>At dissolution, profits and losses are split among Members according to their ownership percentages in the Company.</w:t>
      </w:r>
    </w:p>
    <w:p w14:paraId="2ED96A72" w14:textId="77777777" w:rsidR="00DA1C54" w:rsidRPr="00DA1C54" w:rsidRDefault="00DA1C54" w:rsidP="00DA1C54"/>
    <w:p w14:paraId="2D62EC28" w14:textId="77777777" w:rsidR="002B3EF0" w:rsidRDefault="002B3EF0" w:rsidP="007A3BE0">
      <w:pPr>
        <w:pStyle w:val="Heading1"/>
        <w:keepNext w:val="0"/>
        <w:keepLines w:val="0"/>
        <w:widowControl w:val="0"/>
        <w:numPr>
          <w:ilvl w:val="0"/>
          <w:numId w:val="10"/>
        </w:numPr>
        <w:spacing w:before="0"/>
        <w:rPr>
          <w:u w:val="single"/>
        </w:rPr>
      </w:pPr>
    </w:p>
    <w:p w14:paraId="38231AB2" w14:textId="0AB719BC" w:rsidR="001F6CD0" w:rsidRPr="00F21C52" w:rsidRDefault="00791C6B" w:rsidP="00A75EDA">
      <w:pPr>
        <w:pStyle w:val="Heading1"/>
        <w:keepNext w:val="0"/>
        <w:keepLines w:val="0"/>
        <w:widowControl w:val="0"/>
        <w:spacing w:before="0"/>
        <w:rPr>
          <w:u w:val="single"/>
        </w:rPr>
      </w:pPr>
      <w:r w:rsidRPr="00F21C52">
        <w:rPr>
          <w:u w:val="single"/>
        </w:rPr>
        <w:t>Special Provisions</w:t>
      </w:r>
    </w:p>
    <w:p w14:paraId="35C3E70C" w14:textId="32C96658" w:rsidR="001F6CD0" w:rsidRPr="00DA1C54" w:rsidRDefault="00791C6B" w:rsidP="007A3BE0">
      <w:pPr>
        <w:pStyle w:val="Heading2"/>
        <w:keepNext w:val="0"/>
        <w:keepLines w:val="0"/>
        <w:widowControl w:val="0"/>
        <w:numPr>
          <w:ilvl w:val="1"/>
          <w:numId w:val="10"/>
        </w:numPr>
        <w:rPr>
          <w:b/>
          <w:bCs w:val="0"/>
        </w:rPr>
      </w:pPr>
      <w:r w:rsidRPr="00DA1C54">
        <w:rPr>
          <w:b/>
          <w:bCs w:val="0"/>
          <w:u w:val="single"/>
        </w:rPr>
        <w:t>Restriction Against Prohibited Transactions.</w:t>
      </w:r>
      <w:r w:rsidRPr="00184709">
        <w:t xml:space="preserve">  </w:t>
      </w:r>
      <w:r w:rsidR="00B73534" w:rsidRPr="00B73534">
        <w:rPr>
          <w:b/>
          <w:bCs w:val="0"/>
          <w:color w:val="0070C0"/>
        </w:rPr>
        <w:t>Some Members are IRAs (§408 or §408A), ESAs (§530), or HSAs (§223), which are treated as “plans” under IRC §4975. Therefore, the Manager(s) must not engage in any transaction that would be a “prohibited transaction” with a “disqualified person” under IRC §4975. Additionally, the Manager(s) must not make investments that violate the restrictions set out in IRC §408, §408A, §530, or §223, including any future amendments to those statutes.</w:t>
      </w:r>
    </w:p>
    <w:p w14:paraId="4A5286A2" w14:textId="1EFD6B24"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t>Unrelated Business Taxable Income and Unrelated Debt Financed Income</w:t>
      </w:r>
      <w:r w:rsidRPr="00DA1C54">
        <w:rPr>
          <w:b/>
          <w:bCs w:val="0"/>
        </w:rPr>
        <w:t>.</w:t>
      </w:r>
      <w:r w:rsidR="00BE1A74" w:rsidRPr="00DA1C54">
        <w:rPr>
          <w:b/>
          <w:bCs w:val="0"/>
        </w:rPr>
        <w:t xml:space="preserve"> </w:t>
      </w:r>
      <w:r w:rsidR="00B40C28" w:rsidRPr="00B40C28">
        <w:rPr>
          <w:b/>
          <w:bCs w:val="0"/>
          <w:color w:val="0070C0"/>
        </w:rPr>
        <w:t xml:space="preserve">Members acknowledge that IRAs, ESAs, and HSAs are subject to tax on Unrelated Business Taxable Income (UBTI) and Unrelated Debt-Financed Income (UDFI) under IRC §§511–514. Because the Company is a pass-through entity, this income passes </w:t>
      </w:r>
      <w:proofErr w:type="gramStart"/>
      <w:r w:rsidR="00B40C28" w:rsidRPr="00B40C28">
        <w:rPr>
          <w:b/>
          <w:bCs w:val="0"/>
          <w:color w:val="0070C0"/>
        </w:rPr>
        <w:t>directly</w:t>
      </w:r>
      <w:proofErr w:type="gramEnd"/>
      <w:r w:rsidR="00B40C28" w:rsidRPr="00B40C28">
        <w:rPr>
          <w:b/>
          <w:bCs w:val="0"/>
          <w:color w:val="0070C0"/>
        </w:rPr>
        <w:t xml:space="preserve"> to the Members. The Manager must provide the necessary details for Members to file IRS Form 990-T and, where allowed under Section 7.4, make distributions to cover the resulting tax liabilities.</w:t>
      </w:r>
    </w:p>
    <w:p w14:paraId="3E8A120A" w14:textId="64987919"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lastRenderedPageBreak/>
        <w:t>Annual Valuations</w:t>
      </w:r>
      <w:r w:rsidRPr="00184709">
        <w:t xml:space="preserve">.  </w:t>
      </w:r>
      <w:r w:rsidR="005913DB" w:rsidRPr="005913DB">
        <w:rPr>
          <w:b/>
          <w:bCs w:val="0"/>
          <w:color w:val="0070C0"/>
        </w:rPr>
        <w:t>By January 15 each year, the Manager must provide Members with the fair market value of their interests as of the prior December 31. This valuation must be based on reliable data or, if needed, a professional appraiser approved by a majority of Members. The value is used for IRS reporting and custodial or administrator requirements.</w:t>
      </w:r>
    </w:p>
    <w:p w14:paraId="51E2DB3B" w14:textId="3D4BCBF4" w:rsidR="001F6CD0" w:rsidRPr="00822F49" w:rsidRDefault="00791C6B" w:rsidP="007A3BE0">
      <w:pPr>
        <w:pStyle w:val="Heading2"/>
        <w:keepNext w:val="0"/>
        <w:keepLines w:val="0"/>
        <w:widowControl w:val="0"/>
        <w:numPr>
          <w:ilvl w:val="1"/>
          <w:numId w:val="10"/>
        </w:numPr>
        <w:rPr>
          <w:b/>
          <w:bCs w:val="0"/>
        </w:rPr>
      </w:pPr>
      <w:r w:rsidRPr="00822F49">
        <w:rPr>
          <w:b/>
          <w:bCs w:val="0"/>
          <w:u w:val="single"/>
        </w:rPr>
        <w:t>Manager(s) as Fiduciaries.</w:t>
      </w:r>
      <w:r w:rsidRPr="00822F49">
        <w:rPr>
          <w:b/>
          <w:bCs w:val="0"/>
        </w:rPr>
        <w:t xml:space="preserve">  </w:t>
      </w:r>
      <w:r w:rsidR="007B22DD" w:rsidRPr="007B22DD">
        <w:rPr>
          <w:b/>
          <w:bCs w:val="0"/>
          <w:color w:val="0070C0"/>
        </w:rPr>
        <w:t>The Manager(s) are fiduciaries and must act in the best interest of the Members. They are required to follow all laws, including the Internal Revenue Code, and must exercise the same care, skill, and diligence that a prudent expert would use in a similar role.</w:t>
      </w:r>
    </w:p>
    <w:p w14:paraId="070138DC" w14:textId="2425358D" w:rsidR="001F6CD0" w:rsidRPr="00822F49" w:rsidRDefault="00791C6B" w:rsidP="007A3BE0">
      <w:pPr>
        <w:pStyle w:val="Heading2"/>
        <w:keepNext w:val="0"/>
        <w:keepLines w:val="0"/>
        <w:widowControl w:val="0"/>
        <w:numPr>
          <w:ilvl w:val="1"/>
          <w:numId w:val="10"/>
        </w:numPr>
        <w:rPr>
          <w:b/>
          <w:bCs w:val="0"/>
        </w:rPr>
      </w:pPr>
      <w:r w:rsidRPr="00822F49">
        <w:rPr>
          <w:b/>
          <w:bCs w:val="0"/>
          <w:u w:val="single"/>
        </w:rPr>
        <w:t>Borrowing Money.</w:t>
      </w:r>
      <w:r w:rsidRPr="00822F49">
        <w:rPr>
          <w:b/>
          <w:bCs w:val="0"/>
        </w:rPr>
        <w:t xml:space="preserve">  </w:t>
      </w:r>
      <w:r w:rsidR="001F575A" w:rsidRPr="001F575A">
        <w:rPr>
          <w:b/>
          <w:bCs w:val="0"/>
          <w:color w:val="0070C0"/>
        </w:rPr>
        <w:t>The Manager(s) may arrange for the Company to borrow money for acquiring or improving real estate, but only with approval from Members holding the percentage required for “Major Decisions” under Section 5.2(b). However, Members described in Section 9.1 or any “disqualified person” under IRC §4975 may not guarantee any Company debt.</w:t>
      </w:r>
    </w:p>
    <w:p w14:paraId="54EEFBE7" w14:textId="62FBC645" w:rsidR="001F6CD0" w:rsidRPr="00822F49" w:rsidRDefault="00791C6B" w:rsidP="007A3BE0">
      <w:pPr>
        <w:pStyle w:val="Heading2"/>
        <w:keepNext w:val="0"/>
        <w:keepLines w:val="0"/>
        <w:widowControl w:val="0"/>
        <w:numPr>
          <w:ilvl w:val="1"/>
          <w:numId w:val="10"/>
        </w:numPr>
        <w:rPr>
          <w:b/>
          <w:bCs w:val="0"/>
        </w:rPr>
      </w:pPr>
      <w:r w:rsidRPr="00822F49">
        <w:rPr>
          <w:b/>
          <w:bCs w:val="0"/>
          <w:u w:val="single"/>
        </w:rPr>
        <w:t>Required Minimum Distributions.</w:t>
      </w:r>
      <w:r w:rsidRPr="00822F49">
        <w:rPr>
          <w:b/>
          <w:bCs w:val="0"/>
        </w:rPr>
        <w:t xml:space="preserve">  </w:t>
      </w:r>
      <w:proofErr w:type="gramStart"/>
      <w:r w:rsidR="001334E6" w:rsidRPr="005E2A4A">
        <w:rPr>
          <w:b/>
          <w:bCs w:val="0"/>
          <w:color w:val="FF0000"/>
        </w:rPr>
        <w:t>( I</w:t>
      </w:r>
      <w:proofErr w:type="gramEnd"/>
      <w:r w:rsidR="001334E6" w:rsidRPr="005E2A4A">
        <w:rPr>
          <w:b/>
          <w:bCs w:val="0"/>
          <w:color w:val="FF0000"/>
        </w:rPr>
        <w:t xml:space="preserve"> would rather </w:t>
      </w:r>
      <w:r w:rsidR="005E2A4A" w:rsidRPr="005E2A4A">
        <w:rPr>
          <w:b/>
          <w:bCs w:val="0"/>
          <w:color w:val="FF0000"/>
        </w:rPr>
        <w:t xml:space="preserve">prohibit accounts that require </w:t>
      </w:r>
      <w:commentRangeStart w:id="4"/>
      <w:r w:rsidR="005E2A4A" w:rsidRPr="005E2A4A">
        <w:rPr>
          <w:b/>
          <w:bCs w:val="0"/>
          <w:color w:val="FF0000"/>
        </w:rPr>
        <w:t>RMD</w:t>
      </w:r>
      <w:commentRangeEnd w:id="4"/>
      <w:r w:rsidR="00E6752E">
        <w:rPr>
          <w:rStyle w:val="CommentReference"/>
          <w:rFonts w:eastAsiaTheme="minorEastAsia" w:cstheme="minorBidi"/>
          <w:bCs w:val="0"/>
          <w:color w:val="auto"/>
        </w:rPr>
        <w:commentReference w:id="4"/>
      </w:r>
      <w:r w:rsidR="005E2A4A" w:rsidRPr="005E2A4A">
        <w:rPr>
          <w:b/>
          <w:bCs w:val="0"/>
          <w:color w:val="FF0000"/>
        </w:rPr>
        <w:t xml:space="preserve">) </w:t>
      </w:r>
      <w:r w:rsidR="001334E6" w:rsidRPr="001334E6">
        <w:rPr>
          <w:b/>
          <w:bCs w:val="0"/>
          <w:color w:val="0070C0"/>
        </w:rPr>
        <w:t>If an IRA Member’s Account Holder is subject to required minimum distributions (RMDs), they must either rely on other IRAs or ensure enough cash is available in their IRA to meet those RMDs. The Company cannot guarantee that its distributions will align with RMD timing.</w:t>
      </w:r>
    </w:p>
    <w:p w14:paraId="13AD877B" w14:textId="77777777" w:rsidR="002B3EF0" w:rsidRDefault="002B3EF0" w:rsidP="002B3EF0">
      <w:pPr>
        <w:spacing w:after="0"/>
      </w:pPr>
    </w:p>
    <w:p w14:paraId="69BD1AFA" w14:textId="77777777" w:rsidR="00D460C9" w:rsidRPr="002B3EF0" w:rsidRDefault="00D460C9" w:rsidP="002B3EF0">
      <w:pPr>
        <w:spacing w:after="0"/>
      </w:pPr>
    </w:p>
    <w:p w14:paraId="73CB675C" w14:textId="77777777" w:rsidR="00D460C9" w:rsidRDefault="00D460C9" w:rsidP="007A3BE0">
      <w:pPr>
        <w:pStyle w:val="Heading1"/>
        <w:keepNext w:val="0"/>
        <w:keepLines w:val="0"/>
        <w:widowControl w:val="0"/>
        <w:numPr>
          <w:ilvl w:val="0"/>
          <w:numId w:val="10"/>
        </w:numPr>
        <w:spacing w:before="0" w:line="240" w:lineRule="auto"/>
        <w:rPr>
          <w:b w:val="0"/>
          <w:bCs w:val="0"/>
          <w:color w:val="auto"/>
        </w:rPr>
      </w:pPr>
    </w:p>
    <w:p w14:paraId="6E9928E4" w14:textId="3E96C575" w:rsidR="001F6CD0" w:rsidRPr="00D460C9" w:rsidRDefault="00D460C9" w:rsidP="00A75EDA">
      <w:pPr>
        <w:pStyle w:val="Heading1"/>
        <w:keepNext w:val="0"/>
        <w:keepLines w:val="0"/>
        <w:widowControl w:val="0"/>
        <w:spacing w:before="0" w:line="240" w:lineRule="auto"/>
        <w:rPr>
          <w:b w:val="0"/>
          <w:bCs w:val="0"/>
          <w:color w:val="auto"/>
          <w:u w:val="single"/>
        </w:rPr>
      </w:pPr>
      <w:r w:rsidRPr="00D460C9">
        <w:rPr>
          <w:color w:val="auto"/>
          <w:u w:val="single"/>
        </w:rPr>
        <w:t>Miscellaneous</w:t>
      </w:r>
    </w:p>
    <w:p w14:paraId="04C2A865" w14:textId="268D8CDE" w:rsidR="001F6CD0" w:rsidRPr="00184709" w:rsidRDefault="00791C6B" w:rsidP="007A3BE0">
      <w:pPr>
        <w:pStyle w:val="Heading2"/>
        <w:keepNext w:val="0"/>
        <w:keepLines w:val="0"/>
        <w:widowControl w:val="0"/>
        <w:numPr>
          <w:ilvl w:val="1"/>
          <w:numId w:val="10"/>
        </w:numPr>
      </w:pPr>
      <w:r w:rsidRPr="00822F49">
        <w:rPr>
          <w:b/>
          <w:bCs w:val="0"/>
          <w:u w:val="single"/>
        </w:rPr>
        <w:t>Company Seal.</w:t>
      </w:r>
      <w:r w:rsidRPr="00184709">
        <w:t xml:space="preserve">  </w:t>
      </w:r>
      <w:r w:rsidR="00681D5B" w:rsidRPr="00681D5B">
        <w:rPr>
          <w:color w:val="0070C0"/>
        </w:rPr>
        <w:t xml:space="preserve">The Company may adopt a </w:t>
      </w:r>
      <w:ins w:id="5" w:author="Jeff Watson" w:date="2025-10-31T12:48:00Z" w16du:dateUtc="2025-10-31T16:48:00Z">
        <w:r w:rsidR="00E6752E">
          <w:rPr>
            <w:color w:val="0070C0"/>
          </w:rPr>
          <w:t xml:space="preserve">corporate </w:t>
        </w:r>
      </w:ins>
      <w:r w:rsidR="00681D5B" w:rsidRPr="00681D5B">
        <w:rPr>
          <w:color w:val="0070C0"/>
        </w:rPr>
        <w:t>seal, chosen by the Manager(s). If adopted, the seal or its copy can be affixed or reproduced in any manner.</w:t>
      </w:r>
    </w:p>
    <w:p w14:paraId="3AC2DE05" w14:textId="29526627" w:rsidR="001F6CD0" w:rsidRPr="00184709" w:rsidRDefault="00791C6B" w:rsidP="007A3BE0">
      <w:pPr>
        <w:pStyle w:val="Heading2"/>
        <w:keepNext w:val="0"/>
        <w:keepLines w:val="0"/>
        <w:widowControl w:val="0"/>
        <w:numPr>
          <w:ilvl w:val="1"/>
          <w:numId w:val="10"/>
        </w:numPr>
      </w:pPr>
      <w:r w:rsidRPr="00822F49">
        <w:rPr>
          <w:b/>
          <w:bCs w:val="0"/>
          <w:u w:val="single"/>
        </w:rPr>
        <w:t>Gender and Number</w:t>
      </w:r>
      <w:r w:rsidRPr="00184709">
        <w:t xml:space="preserve">.  </w:t>
      </w:r>
      <w:r w:rsidR="000E1A28" w:rsidRPr="000E1A28">
        <w:rPr>
          <w:color w:val="0070C0"/>
        </w:rPr>
        <w:t>Words in this Agreement apply to all genders and both singular and plural forms, depending on the context.</w:t>
      </w:r>
    </w:p>
    <w:p w14:paraId="60CC298D" w14:textId="77798F82" w:rsidR="001F6CD0" w:rsidRPr="00184709" w:rsidRDefault="00791C6B" w:rsidP="007A3BE0">
      <w:pPr>
        <w:pStyle w:val="Heading2"/>
        <w:keepNext w:val="0"/>
        <w:keepLines w:val="0"/>
        <w:widowControl w:val="0"/>
        <w:numPr>
          <w:ilvl w:val="1"/>
          <w:numId w:val="10"/>
        </w:numPr>
      </w:pPr>
      <w:r w:rsidRPr="00822F49">
        <w:rPr>
          <w:b/>
          <w:bCs w:val="0"/>
          <w:u w:val="single"/>
        </w:rPr>
        <w:t>Articles and other Headings.</w:t>
      </w:r>
      <w:r w:rsidRPr="00184709">
        <w:t xml:space="preserve">  </w:t>
      </w:r>
      <w:r w:rsidR="00801615" w:rsidRPr="00801615">
        <w:rPr>
          <w:color w:val="0070C0"/>
        </w:rPr>
        <w:t>Headings in this Agreement are for reference only and do not affect its meaning or interpretation.</w:t>
      </w:r>
    </w:p>
    <w:p w14:paraId="1362E7DB" w14:textId="02A9AC52" w:rsidR="001F6CD0" w:rsidRPr="00184709" w:rsidRDefault="00791C6B" w:rsidP="007A3BE0">
      <w:pPr>
        <w:pStyle w:val="Heading2"/>
        <w:keepNext w:val="0"/>
        <w:keepLines w:val="0"/>
        <w:widowControl w:val="0"/>
        <w:numPr>
          <w:ilvl w:val="1"/>
          <w:numId w:val="10"/>
        </w:numPr>
      </w:pPr>
      <w:r w:rsidRPr="00822F49">
        <w:rPr>
          <w:b/>
          <w:bCs w:val="0"/>
          <w:u w:val="single"/>
        </w:rPr>
        <w:t>Confidentiality</w:t>
      </w:r>
      <w:r w:rsidRPr="00184709">
        <w:t xml:space="preserve">.  </w:t>
      </w:r>
      <w:r w:rsidR="007967A1" w:rsidRPr="007967A1">
        <w:rPr>
          <w:color w:val="0070C0"/>
        </w:rPr>
        <w:t>All Company operations and relationships involving Members, clients, agents, or employees are private. These matters must not be discussed with third parties, except as required by law.</w:t>
      </w:r>
    </w:p>
    <w:p w14:paraId="54658A09" w14:textId="6BB557DE" w:rsidR="001F6CD0" w:rsidRPr="00B01B5C" w:rsidRDefault="00791C6B" w:rsidP="007A3BE0">
      <w:pPr>
        <w:pStyle w:val="Heading2"/>
        <w:keepNext w:val="0"/>
        <w:keepLines w:val="0"/>
        <w:widowControl w:val="0"/>
        <w:numPr>
          <w:ilvl w:val="1"/>
          <w:numId w:val="10"/>
        </w:numPr>
        <w:rPr>
          <w:color w:val="0070C0"/>
        </w:rPr>
      </w:pPr>
      <w:r w:rsidRPr="00707D19">
        <w:rPr>
          <w:b/>
          <w:bCs w:val="0"/>
          <w:u w:val="single"/>
        </w:rPr>
        <w:t>Binding</w:t>
      </w:r>
      <w:r w:rsidRPr="00184709">
        <w:t xml:space="preserve">.  </w:t>
      </w:r>
      <w:r w:rsidR="00373B4D" w:rsidRPr="00373B4D">
        <w:rPr>
          <w:color w:val="0070C0"/>
        </w:rPr>
        <w:t xml:space="preserve">This Agreement is legally binding on the parties and </w:t>
      </w:r>
      <w:ins w:id="6" w:author="Jeff Watson" w:date="2025-10-31T12:49:00Z" w16du:dateUtc="2025-10-31T16:49:00Z">
        <w:r w:rsidR="00E6752E">
          <w:rPr>
            <w:color w:val="0070C0"/>
          </w:rPr>
          <w:t xml:space="preserve">the account </w:t>
        </w:r>
        <w:proofErr w:type="gramStart"/>
        <w:r w:rsidR="00E6752E">
          <w:rPr>
            <w:color w:val="0070C0"/>
          </w:rPr>
          <w:t>holders;</w:t>
        </w:r>
        <w:proofErr w:type="gramEnd"/>
        <w:r w:rsidR="00E6752E">
          <w:rPr>
            <w:color w:val="0070C0"/>
          </w:rPr>
          <w:t xml:space="preserve"> </w:t>
        </w:r>
      </w:ins>
      <w:r w:rsidR="00373B4D" w:rsidRPr="00373B4D">
        <w:rPr>
          <w:color w:val="0070C0"/>
        </w:rPr>
        <w:t>their heirs, legal representatives, successors, and assigns.</w:t>
      </w:r>
    </w:p>
    <w:p w14:paraId="566D4E10" w14:textId="1E8B37E3" w:rsidR="001F6CD0" w:rsidRPr="00184709" w:rsidRDefault="00791C6B" w:rsidP="007A3BE0">
      <w:pPr>
        <w:pStyle w:val="Heading2"/>
        <w:keepNext w:val="0"/>
        <w:keepLines w:val="0"/>
        <w:widowControl w:val="0"/>
        <w:numPr>
          <w:ilvl w:val="1"/>
          <w:numId w:val="10"/>
        </w:numPr>
      </w:pPr>
      <w:r w:rsidRPr="00707D19">
        <w:rPr>
          <w:b/>
          <w:bCs w:val="0"/>
          <w:u w:val="single"/>
        </w:rPr>
        <w:t>Choice of Law and Venue.</w:t>
      </w:r>
      <w:r w:rsidRPr="00184709">
        <w:t xml:space="preserve">  </w:t>
      </w:r>
      <w:r w:rsidR="00A12F42" w:rsidRPr="00A12F42">
        <w:rPr>
          <w:color w:val="0070C0"/>
        </w:rPr>
        <w:t>This Agreement is governed by North Carolina law, and any legal disputes must be resolved in Wake County courts.</w:t>
      </w:r>
    </w:p>
    <w:p w14:paraId="3A58B100" w14:textId="382B02FB" w:rsidR="001F6CD0" w:rsidRPr="00184709" w:rsidRDefault="00791C6B" w:rsidP="007A3BE0">
      <w:pPr>
        <w:pStyle w:val="Heading2"/>
        <w:keepNext w:val="0"/>
        <w:keepLines w:val="0"/>
        <w:widowControl w:val="0"/>
        <w:numPr>
          <w:ilvl w:val="1"/>
          <w:numId w:val="10"/>
        </w:numPr>
      </w:pPr>
      <w:r w:rsidRPr="00707D19">
        <w:rPr>
          <w:b/>
          <w:bCs w:val="0"/>
          <w:u w:val="single"/>
        </w:rPr>
        <w:t>Invalid Provisions.</w:t>
      </w:r>
      <w:r w:rsidRPr="00184709">
        <w:t xml:space="preserve">  </w:t>
      </w:r>
      <w:r w:rsidR="00AA327B" w:rsidRPr="00AA327B">
        <w:rPr>
          <w:color w:val="0070C0"/>
        </w:rPr>
        <w:t>If any part of this Agreement is found unenforceable, the rest remains valid and in effect as much as possible.</w:t>
      </w:r>
    </w:p>
    <w:p w14:paraId="778B2A22" w14:textId="4F7CE52F" w:rsidR="001F6CD0" w:rsidRPr="00184709" w:rsidRDefault="00791C6B" w:rsidP="007A3BE0">
      <w:pPr>
        <w:pStyle w:val="Heading2"/>
        <w:keepNext w:val="0"/>
        <w:keepLines w:val="0"/>
        <w:widowControl w:val="0"/>
        <w:numPr>
          <w:ilvl w:val="1"/>
          <w:numId w:val="10"/>
        </w:numPr>
      </w:pPr>
      <w:r w:rsidRPr="00707D19">
        <w:rPr>
          <w:b/>
          <w:bCs w:val="0"/>
          <w:u w:val="single"/>
        </w:rPr>
        <w:t>Complete Understanding.</w:t>
      </w:r>
      <w:r w:rsidRPr="00184709">
        <w:t xml:space="preserve">  </w:t>
      </w:r>
      <w:r w:rsidR="008832E7" w:rsidRPr="008832E7">
        <w:rPr>
          <w:color w:val="0070C0"/>
        </w:rPr>
        <w:t xml:space="preserve">This Agreement represents the entire understanding among </w:t>
      </w:r>
      <w:r w:rsidR="008832E7" w:rsidRPr="008832E7">
        <w:rPr>
          <w:color w:val="0070C0"/>
        </w:rPr>
        <w:lastRenderedPageBreak/>
        <w:t>the Members. Any prior agreements—oral or written—are merged into or voided by this document.</w:t>
      </w:r>
    </w:p>
    <w:p w14:paraId="30DC5217" w14:textId="5D7C8E06" w:rsidR="001F6CD0" w:rsidRPr="00184709" w:rsidRDefault="00791C6B" w:rsidP="007A3BE0">
      <w:pPr>
        <w:pStyle w:val="Heading2"/>
        <w:keepNext w:val="0"/>
        <w:keepLines w:val="0"/>
        <w:widowControl w:val="0"/>
        <w:numPr>
          <w:ilvl w:val="1"/>
          <w:numId w:val="10"/>
        </w:numPr>
      </w:pPr>
      <w:r w:rsidRPr="00707D19">
        <w:rPr>
          <w:b/>
          <w:bCs w:val="0"/>
          <w:u w:val="single"/>
        </w:rPr>
        <w:t>No Third-Party Beneficiary</w:t>
      </w:r>
      <w:r w:rsidRPr="00184709">
        <w:t xml:space="preserve">.  </w:t>
      </w:r>
      <w:r w:rsidR="00B83922" w:rsidRPr="00B83922">
        <w:rPr>
          <w:color w:val="0070C0"/>
        </w:rPr>
        <w:t>Only the Members and their successors or assigns have rights under this Agreement. No one else can claim benefits from it.</w:t>
      </w:r>
    </w:p>
    <w:p w14:paraId="1F467736" w14:textId="4A8668F3" w:rsidR="00187D51" w:rsidRDefault="00791C6B" w:rsidP="007A3BE0">
      <w:pPr>
        <w:pStyle w:val="Heading2"/>
        <w:keepNext w:val="0"/>
        <w:keepLines w:val="0"/>
        <w:widowControl w:val="0"/>
        <w:numPr>
          <w:ilvl w:val="1"/>
          <w:numId w:val="10"/>
        </w:numPr>
      </w:pPr>
      <w:r w:rsidRPr="00707D19">
        <w:rPr>
          <w:b/>
          <w:bCs w:val="0"/>
          <w:u w:val="single"/>
        </w:rPr>
        <w:t>Reliance on Authority of Person Signing Operating Agreement</w:t>
      </w:r>
      <w:r w:rsidRPr="00184709">
        <w:t xml:space="preserve">.  </w:t>
      </w:r>
      <w:r w:rsidRPr="00791C6B">
        <w:rPr>
          <w:color w:val="0070C0"/>
        </w:rPr>
        <w:t xml:space="preserve">If a </w:t>
      </w:r>
      <w:proofErr w:type="gramStart"/>
      <w:r w:rsidRPr="00791C6B">
        <w:rPr>
          <w:color w:val="0070C0"/>
        </w:rPr>
        <w:t>Member</w:t>
      </w:r>
      <w:proofErr w:type="gramEnd"/>
      <w:r w:rsidRPr="00791C6B">
        <w:rPr>
          <w:color w:val="0070C0"/>
        </w:rPr>
        <w:t xml:space="preserve"> is an entity, the Company and other Members can rely on the person signing this Agreement on its behalf without verifying that person’s authority or how proceeds are handled.</w:t>
      </w:r>
    </w:p>
    <w:p w14:paraId="49DD8AF2" w14:textId="77777777" w:rsidR="00C07189" w:rsidRPr="00300C57" w:rsidRDefault="00C07189" w:rsidP="00915F79">
      <w:pPr>
        <w:pStyle w:val="Heading1"/>
        <w:rPr>
          <w:rFonts w:asciiTheme="majorHAnsi" w:hAnsiTheme="majorHAnsi"/>
          <w:sz w:val="26"/>
          <w:szCs w:val="26"/>
        </w:rPr>
      </w:pPr>
      <w:r>
        <w:br w:type="page"/>
      </w:r>
    </w:p>
    <w:p w14:paraId="0A957E77" w14:textId="3FFC372D" w:rsidR="001F6CD0" w:rsidRPr="00707D19" w:rsidRDefault="00791C6B" w:rsidP="00893549">
      <w:pPr>
        <w:pStyle w:val="Heading1"/>
        <w:pageBreakBefore/>
        <w:spacing w:before="0" w:after="120"/>
        <w:rPr>
          <w:color w:val="4F81BD" w:themeColor="accent1"/>
        </w:rPr>
      </w:pPr>
      <w:r w:rsidRPr="00707D19">
        <w:rPr>
          <w:b/>
          <w:sz w:val="22"/>
        </w:rPr>
        <w:lastRenderedPageBreak/>
        <w:t>CERTIFICATION</w:t>
      </w:r>
    </w:p>
    <w:p w14:paraId="24215D3F" w14:textId="77777777" w:rsidR="001F6CD0" w:rsidRPr="00184709" w:rsidRDefault="00791C6B" w:rsidP="00893549">
      <w:pPr>
        <w:pStyle w:val="Heading1"/>
        <w:keepNext w:val="0"/>
        <w:keepLines w:val="0"/>
        <w:widowControl w:val="0"/>
        <w:spacing w:before="0" w:after="160" w:line="240" w:lineRule="auto"/>
        <w:jc w:val="both"/>
        <w:rPr>
          <w:b w:val="0"/>
          <w:bCs w:val="0"/>
          <w:color w:val="auto"/>
        </w:rPr>
      </w:pPr>
      <w:r w:rsidRPr="00184709">
        <w:rPr>
          <w:b w:val="0"/>
          <w:bCs w:val="0"/>
          <w:color w:val="auto"/>
          <w:sz w:val="18"/>
        </w:rPr>
        <w:t xml:space="preserve">THE UNDERSIGNED, being </w:t>
      </w:r>
      <w:proofErr w:type="gramStart"/>
      <w:r w:rsidRPr="00184709">
        <w:rPr>
          <w:b w:val="0"/>
          <w:bCs w:val="0"/>
          <w:color w:val="auto"/>
          <w:sz w:val="18"/>
        </w:rPr>
        <w:t>all of</w:t>
      </w:r>
      <w:proofErr w:type="gramEnd"/>
      <w:r w:rsidRPr="00184709">
        <w:rPr>
          <w:b w:val="0"/>
          <w:bCs w:val="0"/>
          <w:color w:val="auto"/>
          <w:sz w:val="18"/>
        </w:rPr>
        <w:t xml:space="preserve"> the Members and Manager(s) of the Company, hereby evidence their adoption and ratification of this Amended and Restated Operating Agreement for and on </w:t>
      </w:r>
      <w:proofErr w:type="gramStart"/>
      <w:r w:rsidRPr="00184709">
        <w:rPr>
          <w:b w:val="0"/>
          <w:bCs w:val="0"/>
          <w:color w:val="auto"/>
          <w:sz w:val="18"/>
        </w:rPr>
        <w:t>the behalf</w:t>
      </w:r>
      <w:proofErr w:type="gramEnd"/>
      <w:r w:rsidRPr="00184709">
        <w:rPr>
          <w:b w:val="0"/>
          <w:bCs w:val="0"/>
          <w:color w:val="auto"/>
          <w:sz w:val="18"/>
        </w:rPr>
        <w:t xml:space="preserve"> of themselves and the Company, effective </w:t>
      </w:r>
      <w:proofErr w:type="gramStart"/>
      <w:r w:rsidRPr="00184709">
        <w:rPr>
          <w:b w:val="0"/>
          <w:bCs w:val="0"/>
          <w:color w:val="auto"/>
          <w:sz w:val="18"/>
        </w:rPr>
        <w:t>June __</w:t>
      </w:r>
      <w:proofErr w:type="gramEnd"/>
      <w:r w:rsidRPr="00184709">
        <w:rPr>
          <w:b w:val="0"/>
          <w:bCs w:val="0"/>
          <w:color w:val="auto"/>
          <w:sz w:val="18"/>
        </w:rPr>
        <w:t>__, 2025.</w:t>
      </w:r>
    </w:p>
    <w:tbl>
      <w:tblPr>
        <w:tblW w:type="auto" w:w="0"/>
        <w:jc w:val="center"/>
        <w:tblLayout w:type="fixed"/>
        <w:tblLook w:firstColumn="1" w:firstRow="1" w:lastColumn="0" w:lastRow="0" w:noHBand="0" w:noVBand="1" w:val="04A0"/>
      </w:tblPr>
      <w:tblGrid>
        <w:gridCol w:w="4680"/>
        <w:gridCol w:w="4680"/>
      </w:tblGrid>
      <w:tr>
        <w:tc>
          <w:tcPr>
            <w:tcW w:type="dxa" w:w="4608"/>
            <w:vAlign w:val="top"/>
            <w:tcBorders>
              <w:top w:val="nil"/>
              <w:left w:val="nil"/>
              <w:bottom w:val="nil"/>
              <w:right w:val="nil"/>
              <w:insideH w:val="nil"/>
              <w:insideV w:val="nil"/>
            </w:tcBorders>
            <w:tcMar>
              <w:top w:w="40" w:type="dxa"/>
              <w:start w:w="80" w:type="dxa"/>
              <w:bottom w:w="40" w:type="dxa"/>
              <w:end w:w="80" w:type="dxa"/>
            </w:tcMar>
          </w:tcPr>
          <w:p>
            <w:pPr>
              <w:spacing w:before="0" w:after="40" w:line="240" w:lineRule="auto"/>
            </w:pPr>
            <w:r>
              <w:rPr>
                <w:b/>
                <w:sz w:val="18"/>
              </w:rPr>
              <w:t>Heritage IRA, FBO Wesley Dale Browning HSA #99169956</w:t>
            </w:r>
          </w:p>
          <w:p>
            <w:pPr>
              <w:spacing w:before="0" w:after="0" w:line="240" w:lineRule="auto"/>
            </w:pPr>
            <w:r>
              <w:rPr>
                <w:b w:val="0"/>
                <w:sz w:val="18"/>
              </w:rPr>
              <w:t>By: ________________________________</w:t>
            </w:r>
          </w:p>
          <w:p>
            <w:pPr>
              <w:spacing w:before="0" w:after="60" w:line="240" w:lineRule="auto"/>
            </w:pPr>
            <w:r>
              <w:rPr>
                <w:b w:val="0"/>
                <w:sz w:val="16"/>
              </w:rPr>
              <w:t>as an authorized signer</w:t>
            </w:r>
          </w:p>
          <w:p>
            <w:pPr>
              <w:spacing w:before="0" w:after="0" w:line="240" w:lineRule="auto"/>
            </w:pPr>
            <w:r>
              <w:rPr>
                <w:b w:val="0"/>
                <w:sz w:val="16"/>
              </w:rPr>
              <w:t>Read and approved for investment by:</w:t>
            </w:r>
          </w:p>
          <w:p>
            <w:pPr>
              <w:spacing w:before="0" w:after="0" w:line="240" w:lineRule="auto"/>
            </w:pPr>
            <w:r>
              <w:rPr>
                <w:b w:val="0"/>
                <w:sz w:val="18"/>
              </w:rPr>
              <w:t>____________________________________</w:t>
            </w:r>
          </w:p>
          <w:p>
            <w:pPr>
              <w:spacing w:before="0" w:after="120" w:line="240" w:lineRule="auto"/>
            </w:pPr>
            <w:r>
              <w:rPr>
                <w:b w:val="0"/>
                <w:sz w:val="16"/>
              </w:rPr>
              <w:t>Wesley Dale Browning, Accountholder</w:t>
            </w:r>
          </w:p>
        </w:tc>
        <w:tc>
          <w:tcPr>
            <w:tcW w:type="dxa" w:w="4608"/>
            <w:vAlign w:val="top"/>
            <w:tcBorders>
              <w:top w:val="nil"/>
              <w:left w:val="nil"/>
              <w:bottom w:val="nil"/>
              <w:right w:val="nil"/>
              <w:insideH w:val="nil"/>
              <w:insideV w:val="nil"/>
            </w:tcBorders>
            <w:tcMar>
              <w:top w:w="40" w:type="dxa"/>
              <w:start w:w="80" w:type="dxa"/>
              <w:bottom w:w="40" w:type="dxa"/>
              <w:end w:w="80" w:type="dxa"/>
            </w:tcMar>
          </w:tcPr>
          <w:p>
            <w:pPr>
              <w:spacing w:before="0" w:after="40" w:line="240" w:lineRule="auto"/>
            </w:pPr>
            <w:r>
              <w:rPr>
                <w:b/>
                <w:sz w:val="18"/>
              </w:rPr>
              <w:t>Heritage IRA, FBO Wesley Dale Browning Roth IRA #8870274</w:t>
            </w:r>
          </w:p>
          <w:p>
            <w:pPr>
              <w:spacing w:before="0" w:after="0" w:line="240" w:lineRule="auto"/>
            </w:pPr>
            <w:r>
              <w:rPr>
                <w:b w:val="0"/>
                <w:sz w:val="18"/>
              </w:rPr>
              <w:t>By: ________________________________</w:t>
            </w:r>
          </w:p>
          <w:p>
            <w:pPr>
              <w:spacing w:before="0" w:after="60" w:line="240" w:lineRule="auto"/>
            </w:pPr>
            <w:r>
              <w:rPr>
                <w:b w:val="0"/>
                <w:sz w:val="16"/>
              </w:rPr>
              <w:t>as an authorized signer</w:t>
            </w:r>
          </w:p>
          <w:p>
            <w:pPr>
              <w:spacing w:before="0" w:after="0" w:line="240" w:lineRule="auto"/>
            </w:pPr>
            <w:r>
              <w:rPr>
                <w:b w:val="0"/>
                <w:sz w:val="16"/>
              </w:rPr>
              <w:t>Read and approved for investment by:</w:t>
            </w:r>
          </w:p>
          <w:p>
            <w:pPr>
              <w:spacing w:before="0" w:after="0" w:line="240" w:lineRule="auto"/>
            </w:pPr>
            <w:r>
              <w:rPr>
                <w:b w:val="0"/>
                <w:sz w:val="18"/>
              </w:rPr>
              <w:t>____________________________________</w:t>
            </w:r>
          </w:p>
          <w:p>
            <w:pPr>
              <w:spacing w:before="0" w:after="120" w:line="240" w:lineRule="auto"/>
            </w:pPr>
            <w:r>
              <w:rPr>
                <w:b w:val="0"/>
                <w:sz w:val="16"/>
              </w:rPr>
              <w:t>Wesley Dale Browning, Accountholder</w:t>
            </w:r>
          </w:p>
        </w:tc>
      </w:tr>
      <w:tr>
        <w:tc>
          <w:tcPr>
            <w:tcW w:type="dxa" w:w="4608"/>
            <w:vAlign w:val="top"/>
            <w:tcBorders>
              <w:top w:val="nil"/>
              <w:left w:val="nil"/>
              <w:bottom w:val="nil"/>
              <w:right w:val="nil"/>
              <w:insideH w:val="nil"/>
              <w:insideV w:val="nil"/>
            </w:tcBorders>
            <w:tcMar>
              <w:top w:w="40" w:type="dxa"/>
              <w:start w:w="80" w:type="dxa"/>
              <w:bottom w:w="40" w:type="dxa"/>
              <w:end w:w="80" w:type="dxa"/>
            </w:tcMar>
          </w:tcPr>
          <w:p>
            <w:pPr>
              <w:spacing w:before="0" w:after="40" w:line="240" w:lineRule="auto"/>
            </w:pPr>
            <w:r>
              <w:rPr>
                <w:b/>
                <w:sz w:val="18"/>
              </w:rPr>
              <w:t>Heritage IRA, FBO Jeanette W. Hollinger Roth IRA #61077178</w:t>
            </w:r>
          </w:p>
          <w:p>
            <w:pPr>
              <w:spacing w:before="0" w:after="0" w:line="240" w:lineRule="auto"/>
            </w:pPr>
            <w:r>
              <w:rPr>
                <w:b w:val="0"/>
                <w:sz w:val="18"/>
              </w:rPr>
              <w:t>By: ________________________________</w:t>
            </w:r>
          </w:p>
          <w:p>
            <w:pPr>
              <w:spacing w:before="0" w:after="60" w:line="240" w:lineRule="auto"/>
            </w:pPr>
            <w:r>
              <w:rPr>
                <w:b w:val="0"/>
                <w:sz w:val="16"/>
              </w:rPr>
              <w:t>as an authorized signer</w:t>
            </w:r>
          </w:p>
          <w:p>
            <w:pPr>
              <w:spacing w:before="0" w:after="0" w:line="240" w:lineRule="auto"/>
            </w:pPr>
            <w:r>
              <w:rPr>
                <w:b w:val="0"/>
                <w:sz w:val="16"/>
              </w:rPr>
              <w:t>Read and approved for investment by:</w:t>
            </w:r>
          </w:p>
          <w:p>
            <w:pPr>
              <w:spacing w:before="0" w:after="0" w:line="240" w:lineRule="auto"/>
            </w:pPr>
            <w:r>
              <w:rPr>
                <w:b w:val="0"/>
                <w:sz w:val="18"/>
              </w:rPr>
              <w:t>____________________________________</w:t>
            </w:r>
          </w:p>
          <w:p>
            <w:pPr>
              <w:spacing w:before="0" w:after="120" w:line="240" w:lineRule="auto"/>
            </w:pPr>
            <w:r>
              <w:rPr>
                <w:b w:val="0"/>
                <w:sz w:val="16"/>
              </w:rPr>
              <w:t>Jeanette W. Hollinger</w:t>
            </w:r>
          </w:p>
        </w:tc>
        <w:tc>
          <w:tcPr>
            <w:tcW w:type="dxa" w:w="4608"/>
            <w:vAlign w:val="top"/>
            <w:tcBorders>
              <w:top w:val="nil"/>
              <w:left w:val="nil"/>
              <w:bottom w:val="nil"/>
              <w:right w:val="nil"/>
              <w:insideH w:val="nil"/>
              <w:insideV w:val="nil"/>
            </w:tcBorders>
            <w:tcMar>
              <w:top w:w="40" w:type="dxa"/>
              <w:start w:w="80" w:type="dxa"/>
              <w:bottom w:w="40" w:type="dxa"/>
              <w:end w:w="80" w:type="dxa"/>
            </w:tcMar>
          </w:tcPr>
          <w:p>
            <w:pPr>
              <w:spacing w:before="0" w:after="40" w:line="240" w:lineRule="auto"/>
            </w:pPr>
            <w:r>
              <w:rPr>
                <w:b/>
                <w:color w:val="008000"/>
                <w:sz w:val="18"/>
              </w:rPr>
              <w:t>Manager:</w:t>
            </w:r>
          </w:p>
          <w:p>
            <w:pPr>
              <w:spacing w:before="0" w:after="0" w:line="240" w:lineRule="auto"/>
            </w:pPr>
            <w:r>
              <w:rPr>
                <w:b w:val="0"/>
                <w:color w:val="008000"/>
                <w:sz w:val="18"/>
              </w:rPr>
              <w:t>By: ________________________________</w:t>
            </w:r>
          </w:p>
          <w:p>
            <w:pPr>
              <w:spacing w:before="0" w:after="120" w:line="240" w:lineRule="auto"/>
            </w:pPr>
            <w:r>
              <w:rPr>
                <w:b w:val="0"/>
                <w:color w:val="008000"/>
                <w:sz w:val="16"/>
              </w:rPr>
              <w:t>Joshua Kennedy, Manager</w:t>
            </w:r>
          </w:p>
          <w:p>
            <w:r>
              <w:rPr>
                <w:b w:val="0"/>
                <w:color w:val="008000"/>
                <w:sz w:val="18"/>
              </w:rPr>
            </w:r>
          </w:p>
          <w:p>
            <w:r>
              <w:rPr>
                <w:b/>
                <w:color w:val="008000"/>
                <w:sz w:val="18"/>
              </w:rPr>
              <w:t>Investment Services LLC, Manager</w:t>
            </w:r>
          </w:p>
          <w:p>
            <w:r>
              <w:rPr>
                <w:b w:val="0"/>
                <w:color w:val="008000"/>
                <w:sz w:val="18"/>
              </w:rPr>
              <w:t>By: ________________________________</w:t>
            </w:r>
          </w:p>
          <w:p>
            <w:r>
              <w:rPr>
                <w:b w:val="0"/>
                <w:color w:val="008000"/>
                <w:sz w:val="16"/>
              </w:rPr>
              <w:t>Printed Name: ______________________</w:t>
            </w:r>
          </w:p>
          <w:p>
            <w:r>
              <w:rPr>
                <w:b w:val="0"/>
                <w:color w:val="008000"/>
                <w:sz w:val="16"/>
              </w:rPr>
              <w:t>Title: Manager of Investment Services LLC</w:t>
            </w:r>
          </w:p>
        </w:tc>
      </w:tr>
    </w:tbl>
    <w:p w14:paraId="19D7FE72" w14:textId="77777777" w:rsidR="001F6CD0" w:rsidRPr="00750842" w:rsidRDefault="00791C6B" w:rsidP="0064290F">
      <w:pPr>
        <w:pStyle w:val="Heading1"/>
        <w:keepNext w:val="0"/>
        <w:keepLines w:val="0"/>
        <w:pageBreakBefore/>
        <w:widowControl w:val="0"/>
        <w:rPr>
          <w:color w:val="auto"/>
        </w:rPr>
      </w:pPr>
      <w:r w:rsidRPr="00750842">
        <w:rPr>
          <w:color w:val="auto"/>
        </w:rPr>
        <w:lastRenderedPageBreak/>
        <w:t>EXHIBIT A</w:t>
      </w:r>
    </w:p>
    <w:tbl>
      <w:tblPr>
        <w:tblStyle w:val="TableGrid0"/>
        <w:tblW w:w="5401" w:type="dxa"/>
        <w:tblInd w:w="1800" w:type="dxa"/>
        <w:tblCellMar>
          <w:top w:w="53" w:type="dxa"/>
          <w:left w:w="108" w:type="dxa"/>
          <w:right w:w="77" w:type="dxa"/>
        </w:tblCellMar>
        <w:tblLook w:val="04A0" w:firstRow="1" w:lastRow="0" w:firstColumn="1" w:lastColumn="0" w:noHBand="0" w:noVBand="1"/>
      </w:tblPr>
      <w:tblGrid>
        <w:gridCol w:w="3734"/>
        <w:gridCol w:w="1667"/>
      </w:tblGrid>
      <w:tr w:rsidR="00303046" w14:paraId="0BAD88D6" w14:textId="77777777" w:rsidTr="00610492">
        <w:trPr>
          <w:trHeight w:val="598"/>
        </w:trPr>
        <w:tc>
          <w:tcPr>
            <w:tcW w:w="4068" w:type="dxa"/>
            <w:tcBorders>
              <w:top w:val="single" w:sz="4" w:space="0" w:color="000000"/>
              <w:left w:val="single" w:sz="4" w:space="0" w:color="000000"/>
              <w:bottom w:val="single" w:sz="4" w:space="0" w:color="000000"/>
              <w:right w:val="single" w:sz="4" w:space="0" w:color="000000"/>
            </w:tcBorders>
            <w:vAlign w:val="center"/>
          </w:tcPr>
          <w:p w14:paraId="6EBCB4BC"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 Name, Address</w:t>
            </w:r>
            <w:r w:rsidRPr="00300C57">
              <w:rPr>
                <w:rFonts w:ascii="Calibri" w:eastAsia="Calibri" w:hAnsi="Calibri" w:cs="Calibri"/>
                <w:szCs w:val="24"/>
              </w:rPr>
              <w:t xml:space="preserve"> </w:t>
            </w:r>
          </w:p>
        </w:tc>
        <w:tc>
          <w:tcPr>
            <w:tcW w:w="1333" w:type="dxa"/>
            <w:tcBorders>
              <w:top w:val="single" w:sz="4" w:space="0" w:color="000000"/>
              <w:left w:val="single" w:sz="4" w:space="0" w:color="000000"/>
              <w:bottom w:val="single" w:sz="4" w:space="0" w:color="000000"/>
              <w:right w:val="single" w:sz="4" w:space="0" w:color="000000"/>
            </w:tcBorders>
          </w:tcPr>
          <w:p w14:paraId="586E888E"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Membership</w:t>
            </w:r>
            <w:r w:rsidRPr="00300C57">
              <w:rPr>
                <w:rFonts w:ascii="Calibri" w:eastAsia="Calibri" w:hAnsi="Calibri" w:cs="Calibri"/>
                <w:szCs w:val="24"/>
              </w:rPr>
              <w:t xml:space="preserve"> </w:t>
            </w:r>
          </w:p>
          <w:p w14:paraId="23799DF5"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Units</w:t>
            </w:r>
            <w:r w:rsidRPr="00300C57">
              <w:rPr>
                <w:rFonts w:ascii="Calibri" w:eastAsia="Calibri" w:hAnsi="Calibri" w:cs="Calibri"/>
                <w:szCs w:val="24"/>
              </w:rPr>
              <w:t xml:space="preserve"> </w:t>
            </w:r>
          </w:p>
        </w:tc>
      </w:tr>
      <w:tr w:rsidR="00303046" w14:paraId="56C11E94"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BEB1FAD" w14:textId="77777777" w:rsidR="001F25EC" w:rsidRDefault="00303046" w:rsidP="003F6517">
            <w:pPr>
              <w:pStyle w:val="Heading1"/>
              <w:spacing w:before="0"/>
              <w:jc w:val="left"/>
              <w:rPr>
                <w:szCs w:val="24"/>
              </w:rPr>
            </w:pPr>
            <w:r w:rsidRPr="00300C57">
              <w:rPr>
                <w:szCs w:val="24"/>
              </w:rPr>
              <w:t xml:space="preserve">Heritage IRA, FBO </w:t>
            </w:r>
          </w:p>
          <w:p w14:paraId="42C255B8" w14:textId="77777777" w:rsidR="001F25EC" w:rsidRDefault="00303046" w:rsidP="003F6517">
            <w:pPr>
              <w:pStyle w:val="Heading1"/>
              <w:spacing w:before="0"/>
              <w:jc w:val="left"/>
              <w:rPr>
                <w:szCs w:val="24"/>
              </w:rPr>
            </w:pPr>
            <w:r w:rsidRPr="00300C57">
              <w:rPr>
                <w:szCs w:val="24"/>
              </w:rPr>
              <w:t xml:space="preserve">Wesley Dale </w:t>
            </w:r>
            <w:r w:rsidRPr="003F6517">
              <w:rPr>
                <w:szCs w:val="24"/>
              </w:rPr>
              <w:t xml:space="preserve">Browning </w:t>
            </w:r>
          </w:p>
          <w:p w14:paraId="636EEA49" w14:textId="062B35F9" w:rsidR="00303046" w:rsidRPr="009A4275" w:rsidRDefault="00303046" w:rsidP="003F6517">
            <w:pPr>
              <w:pStyle w:val="Heading1"/>
              <w:spacing w:before="0"/>
              <w:jc w:val="left"/>
              <w:rPr>
                <w:b w:val="0"/>
                <w:bCs w:val="0"/>
                <w:szCs w:val="24"/>
              </w:rPr>
            </w:pPr>
            <w:r w:rsidRPr="003F6517">
              <w:rPr>
                <w:szCs w:val="24"/>
              </w:rPr>
              <w:t xml:space="preserve">HSA </w:t>
            </w:r>
            <w:r w:rsidR="009C1959" w:rsidRPr="003F6517">
              <w:rPr>
                <w:szCs w:val="24"/>
              </w:rPr>
              <w:t>#99169956</w:t>
            </w:r>
          </w:p>
          <w:p w14:paraId="0F676009" w14:textId="77777777" w:rsidR="00610492" w:rsidRDefault="00610492" w:rsidP="003F6517">
            <w:pPr>
              <w:pStyle w:val="Heading1"/>
              <w:spacing w:before="0"/>
              <w:jc w:val="left"/>
              <w:rPr>
                <w:rFonts w:ascii="Calibri" w:eastAsia="Calibri" w:hAnsi="Calibri" w:cs="Calibri"/>
                <w:b w:val="0"/>
                <w:bCs w:val="0"/>
                <w:szCs w:val="24"/>
              </w:rPr>
            </w:pPr>
          </w:p>
          <w:p w14:paraId="311EDECB" w14:textId="3983C69E" w:rsidR="00303046" w:rsidRPr="009A4275" w:rsidRDefault="009A4275" w:rsidP="003F6517">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14627D25" w14:textId="6F014E51" w:rsidR="009A4275" w:rsidRPr="009A4275" w:rsidRDefault="009A4275" w:rsidP="003F6517">
            <w:r w:rsidRPr="009A4275">
              <w:t>Raleigh, NC 27604</w:t>
            </w:r>
          </w:p>
          <w:p w14:paraId="0855D749" w14:textId="32CFC790" w:rsidR="00303046" w:rsidRDefault="00303046" w:rsidP="003F6517">
            <w:pPr>
              <w:widowControl w:val="0"/>
              <w:spacing w:line="259" w:lineRule="auto"/>
              <w:ind w:left="51"/>
            </w:pPr>
          </w:p>
          <w:p w14:paraId="6030AE36" w14:textId="0B9DA306" w:rsidR="00303046" w:rsidRPr="00B21161" w:rsidRDefault="00B21161" w:rsidP="003F6517">
            <w:pPr>
              <w:pStyle w:val="Heading1"/>
              <w:spacing w:before="0"/>
              <w:jc w:val="left"/>
              <w:rPr>
                <w:b w:val="0"/>
                <w:bCs w:val="0"/>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46982B47"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7.5 units </w:t>
            </w:r>
          </w:p>
        </w:tc>
      </w:tr>
      <w:tr w:rsidR="00303046" w14:paraId="607B7E96"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442EC709" w14:textId="77777777" w:rsidR="001F25EC" w:rsidRDefault="00303046" w:rsidP="003F6517">
            <w:pPr>
              <w:pStyle w:val="Heading1"/>
              <w:spacing w:before="0"/>
              <w:jc w:val="left"/>
              <w:rPr>
                <w:szCs w:val="24"/>
              </w:rPr>
            </w:pPr>
            <w:r w:rsidRPr="00300C57">
              <w:rPr>
                <w:szCs w:val="24"/>
              </w:rPr>
              <w:t xml:space="preserve">Heritage IRA, FBO </w:t>
            </w:r>
          </w:p>
          <w:p w14:paraId="14C7317A" w14:textId="77777777" w:rsidR="001F25EC" w:rsidRDefault="00303046" w:rsidP="003F6517">
            <w:pPr>
              <w:pStyle w:val="Heading1"/>
              <w:spacing w:before="0"/>
              <w:jc w:val="left"/>
              <w:rPr>
                <w:szCs w:val="24"/>
              </w:rPr>
            </w:pPr>
            <w:r w:rsidRPr="00300C57">
              <w:rPr>
                <w:szCs w:val="24"/>
              </w:rPr>
              <w:t xml:space="preserve">Wesley Dale Browning </w:t>
            </w:r>
          </w:p>
          <w:p w14:paraId="3F9C633A" w14:textId="519679B0" w:rsidR="00303046" w:rsidRPr="00300C57" w:rsidRDefault="00303046" w:rsidP="003F6517">
            <w:pPr>
              <w:pStyle w:val="Heading1"/>
              <w:spacing w:before="0"/>
              <w:jc w:val="left"/>
              <w:rPr>
                <w:szCs w:val="24"/>
              </w:rPr>
            </w:pPr>
            <w:r w:rsidRPr="00300C57">
              <w:rPr>
                <w:szCs w:val="24"/>
              </w:rPr>
              <w:t xml:space="preserve">Roth IRA </w:t>
            </w:r>
            <w:r w:rsidR="00B11E91" w:rsidRPr="00300C57">
              <w:rPr>
                <w:szCs w:val="24"/>
              </w:rPr>
              <w:t>#</w:t>
            </w:r>
            <w:r w:rsidR="00B11E91" w:rsidRPr="00300C57">
              <w:rPr>
                <w:szCs w:val="24"/>
                <w:u w:val="single"/>
              </w:rPr>
              <w:t>8870274</w:t>
            </w:r>
            <w:r w:rsidR="00B11E91" w:rsidRPr="00300C57">
              <w:rPr>
                <w:rFonts w:ascii="Calibri" w:eastAsia="Calibri" w:hAnsi="Calibri" w:cs="Calibri"/>
                <w:szCs w:val="24"/>
              </w:rPr>
              <w:t xml:space="preserve"> </w:t>
            </w:r>
            <w:r w:rsidRPr="00300C57">
              <w:rPr>
                <w:rFonts w:ascii="Calibri" w:eastAsia="Calibri" w:hAnsi="Calibri" w:cs="Calibri"/>
                <w:szCs w:val="24"/>
              </w:rPr>
              <w:t xml:space="preserve"> </w:t>
            </w:r>
          </w:p>
          <w:p w14:paraId="23BD037A" w14:textId="77777777" w:rsidR="00610492" w:rsidRDefault="00610492" w:rsidP="00610492">
            <w:pPr>
              <w:pStyle w:val="Heading1"/>
              <w:spacing w:before="0"/>
              <w:jc w:val="left"/>
              <w:rPr>
                <w:rFonts w:ascii="Calibri" w:eastAsia="Calibri" w:hAnsi="Calibri" w:cs="Calibri"/>
                <w:b w:val="0"/>
                <w:bCs w:val="0"/>
                <w:szCs w:val="24"/>
              </w:rPr>
            </w:pPr>
          </w:p>
          <w:p w14:paraId="18DC9A80" w14:textId="39F5BF69"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621FE668" w14:textId="77777777" w:rsidR="00610492" w:rsidRPr="009A4275" w:rsidRDefault="00610492" w:rsidP="00610492">
            <w:r w:rsidRPr="009A4275">
              <w:t>Raleigh, NC 27604</w:t>
            </w:r>
          </w:p>
          <w:p w14:paraId="7CD70FAD" w14:textId="77777777" w:rsidR="00610492" w:rsidRDefault="00610492" w:rsidP="00610492">
            <w:pPr>
              <w:widowControl w:val="0"/>
              <w:spacing w:line="259" w:lineRule="auto"/>
              <w:ind w:left="51"/>
            </w:pPr>
          </w:p>
          <w:p w14:paraId="71A93A9F" w14:textId="61814F44" w:rsidR="00303046" w:rsidRPr="00300C57" w:rsidRDefault="00610492" w:rsidP="00610492">
            <w:pPr>
              <w:pStyle w:val="Heading1"/>
              <w:spacing w:before="0"/>
              <w:jc w:val="left"/>
              <w:rPr>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043AD7F5"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37.5 units </w:t>
            </w:r>
          </w:p>
        </w:tc>
      </w:tr>
      <w:tr w:rsidR="00303046" w14:paraId="5FC1C7F0"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F21162E" w14:textId="77777777" w:rsidR="001F25EC" w:rsidRDefault="00303046" w:rsidP="003F6517">
            <w:pPr>
              <w:pStyle w:val="Heading1"/>
              <w:spacing w:before="0"/>
              <w:jc w:val="left"/>
              <w:rPr>
                <w:szCs w:val="24"/>
              </w:rPr>
            </w:pPr>
            <w:r w:rsidRPr="00300C57">
              <w:rPr>
                <w:szCs w:val="24"/>
              </w:rPr>
              <w:t xml:space="preserve">Heritage IRA, FBO </w:t>
            </w:r>
          </w:p>
          <w:p w14:paraId="0DC1D973" w14:textId="77777777" w:rsidR="001F25EC" w:rsidRDefault="00303046" w:rsidP="003F6517">
            <w:pPr>
              <w:pStyle w:val="Heading1"/>
              <w:spacing w:before="0"/>
              <w:jc w:val="left"/>
              <w:rPr>
                <w:szCs w:val="24"/>
              </w:rPr>
            </w:pPr>
            <w:r w:rsidRPr="00300C57">
              <w:rPr>
                <w:szCs w:val="24"/>
              </w:rPr>
              <w:t xml:space="preserve">Jeanette W. Hollinger </w:t>
            </w:r>
          </w:p>
          <w:p w14:paraId="24D31B82" w14:textId="335CE4CA" w:rsidR="00303046" w:rsidRPr="00300C57" w:rsidRDefault="00303046" w:rsidP="003F6517">
            <w:pPr>
              <w:pStyle w:val="Heading1"/>
              <w:spacing w:before="0"/>
              <w:jc w:val="left"/>
              <w:rPr>
                <w:szCs w:val="24"/>
              </w:rPr>
            </w:pPr>
            <w:r w:rsidRPr="00300C57">
              <w:rPr>
                <w:szCs w:val="24"/>
              </w:rPr>
              <w:t xml:space="preserve">Roth IRA </w:t>
            </w:r>
            <w:r w:rsidR="00A7080E" w:rsidRPr="00300C57">
              <w:rPr>
                <w:szCs w:val="24"/>
              </w:rPr>
              <w:t>#</w:t>
            </w:r>
            <w:r w:rsidR="00A7080E" w:rsidRPr="00300C57">
              <w:rPr>
                <w:szCs w:val="24"/>
                <w:u w:val="single"/>
              </w:rPr>
              <w:t>61077178</w:t>
            </w:r>
            <w:r w:rsidRPr="00300C57">
              <w:rPr>
                <w:rFonts w:ascii="Calibri" w:eastAsia="Calibri" w:hAnsi="Calibri" w:cs="Calibri"/>
                <w:szCs w:val="24"/>
              </w:rPr>
              <w:t xml:space="preserve"> </w:t>
            </w:r>
          </w:p>
          <w:p w14:paraId="678BFF6D" w14:textId="77777777" w:rsidR="00610492" w:rsidRDefault="00610492" w:rsidP="00610492">
            <w:pPr>
              <w:pStyle w:val="Heading1"/>
              <w:spacing w:before="0"/>
              <w:jc w:val="left"/>
              <w:rPr>
                <w:rFonts w:ascii="Calibri" w:eastAsia="Calibri" w:hAnsi="Calibri" w:cs="Calibri"/>
                <w:b w:val="0"/>
                <w:bCs w:val="0"/>
                <w:szCs w:val="24"/>
              </w:rPr>
            </w:pPr>
          </w:p>
          <w:p w14:paraId="5285F244" w14:textId="253B1B1D"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77AC0E2A" w14:textId="77777777" w:rsidR="00610492" w:rsidRPr="009A4275" w:rsidRDefault="00610492" w:rsidP="00610492">
            <w:r w:rsidRPr="009A4275">
              <w:t>Raleigh, NC 27604</w:t>
            </w:r>
          </w:p>
          <w:p w14:paraId="1EA85DF1" w14:textId="77777777" w:rsidR="00610492" w:rsidRDefault="00610492" w:rsidP="00610492">
            <w:pPr>
              <w:widowControl w:val="0"/>
              <w:spacing w:line="259" w:lineRule="auto"/>
              <w:ind w:left="51"/>
            </w:pPr>
          </w:p>
          <w:p w14:paraId="43DD3A60" w14:textId="7E1CE3AD" w:rsidR="00303046" w:rsidRPr="00300C57" w:rsidRDefault="001F25EC" w:rsidP="00610492">
            <w:pPr>
              <w:pStyle w:val="Heading1"/>
              <w:spacing w:before="0"/>
              <w:jc w:val="left"/>
              <w:rPr>
                <w:szCs w:val="24"/>
              </w:rPr>
            </w:pPr>
            <w:r>
              <w:rPr>
                <w:rFonts w:ascii="Calibri" w:eastAsia="Calibri" w:hAnsi="Calibri" w:cs="Calibri"/>
                <w:b w:val="0"/>
                <w:bCs w:val="0"/>
                <w:szCs w:val="24"/>
              </w:rPr>
              <w:t>Jenny</w:t>
            </w:r>
            <w:r w:rsidR="00610492" w:rsidRPr="00B21161">
              <w:rPr>
                <w:rFonts w:ascii="Calibri" w:eastAsia="Calibri" w:hAnsi="Calibri" w:cs="Calibri"/>
                <w:b w:val="0"/>
                <w:bCs w:val="0"/>
                <w:szCs w:val="24"/>
              </w:rPr>
              <w:t>@</w:t>
            </w:r>
            <w:r w:rsidR="00610492">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19154341"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55 units </w:t>
            </w:r>
          </w:p>
        </w:tc>
      </w:tr>
      <w:tr w:rsidR="00303046" w14:paraId="11A47BA6" w14:textId="77777777" w:rsidTr="00610492">
        <w:trPr>
          <w:trHeight w:val="502"/>
        </w:trPr>
        <w:tc>
          <w:tcPr>
            <w:tcW w:w="4068" w:type="dxa"/>
            <w:tcBorders>
              <w:top w:val="single" w:sz="4" w:space="0" w:color="000000"/>
              <w:left w:val="single" w:sz="4" w:space="0" w:color="000000"/>
              <w:bottom w:val="single" w:sz="4" w:space="0" w:color="000000"/>
              <w:right w:val="single" w:sz="4" w:space="0" w:color="000000"/>
            </w:tcBorders>
          </w:tcPr>
          <w:p w14:paraId="28202C4A" w14:textId="77777777" w:rsidR="00303046" w:rsidRPr="00300C57" w:rsidRDefault="00303046" w:rsidP="003F6517">
            <w:pPr>
              <w:pStyle w:val="Heading1"/>
              <w:spacing w:before="0"/>
              <w:jc w:val="left"/>
              <w:rPr>
                <w:szCs w:val="24"/>
              </w:rPr>
            </w:pPr>
            <w:r w:rsidRPr="00300C57">
              <w:rPr>
                <w:rFonts w:ascii="Calibri" w:eastAsia="Calibri" w:hAnsi="Calibri" w:cs="Calibri"/>
                <w:szCs w:val="24"/>
              </w:rPr>
              <w:t xml:space="preserve">TOTAL: </w:t>
            </w:r>
          </w:p>
        </w:tc>
        <w:tc>
          <w:tcPr>
            <w:tcW w:w="1333" w:type="dxa"/>
            <w:tcBorders>
              <w:top w:val="single" w:sz="4" w:space="0" w:color="000000"/>
              <w:left w:val="single" w:sz="4" w:space="0" w:color="000000"/>
              <w:bottom w:val="single" w:sz="4" w:space="0" w:color="000000"/>
              <w:right w:val="single" w:sz="4" w:space="0" w:color="000000"/>
            </w:tcBorders>
          </w:tcPr>
          <w:p w14:paraId="754FCE26"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100 units </w:t>
            </w:r>
          </w:p>
        </w:tc>
      </w:tr>
    </w:tbl>
    <w:p w14:paraId="46E8DEEB" w14:textId="77777777" w:rsidR="00303046" w:rsidRPr="00303046" w:rsidRDefault="00303046" w:rsidP="0064290F">
      <w:pPr>
        <w:widowControl w:val="0"/>
      </w:pPr>
    </w:p>
    <w:p w14:paraId="3DD7405F" w14:textId="77777777" w:rsidR="00093DFD" w:rsidRPr="00303046" w:rsidRDefault="00093DFD" w:rsidP="0064290F">
      <w:pPr>
        <w:widowControl w:val="0"/>
      </w:pPr>
    </w:p>
    <w:p>
      <w:pPr>
        <w:sectPr>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pPr>
    </w:p>
    <w:p>
      <w:r>
        <w:rPr>
          <w:b/>
          <w:sz w:val="24"/>
        </w:rPr>
        <w:t>Drafting Legend</w:t>
      </w:r>
    </w:p>
    <w:p>
      <w:r>
        <w:rPr>
          <w:i/>
          <w:sz w:val="18"/>
        </w:rPr>
        <w:t>This drafting legend is not part of the Operating Agreement. It is included for review and drafting use and may be omitted from print or final signing copies.</w:t>
      </w:r>
    </w:p>
    <w:p>
      <w:r>
        <w:rPr>
          <w:strike w:val="0"/>
          <w:color w:val="000000"/>
          <w:sz w:val="20"/>
        </w:rPr>
        <w:t>Black text reflects original source agreement language.</w:t>
      </w:r>
    </w:p>
    <w:p>
      <w:r>
        <w:rPr>
          <w:strike w:val="0"/>
          <w:color w:val="0000FF"/>
          <w:sz w:val="20"/>
        </w:rPr>
        <w:t>Blue text reflects Wes Browning simplified draft language.</w:t>
      </w:r>
    </w:p>
    <w:p>
      <w:r>
        <w:rPr>
          <w:strike w:val="0"/>
          <w:color w:val="FF0000"/>
          <w:sz w:val="20"/>
        </w:rPr>
        <w:t>Red text reflects Jeff Watson review edits or source redline edits.</w:t>
      </w:r>
    </w:p>
    <w:p>
      <w:r>
        <w:rPr>
          <w:strike w:val="0"/>
          <w:color w:val="008000"/>
          <w:sz w:val="20"/>
        </w:rPr>
        <w:t>Green text reflects current target-entity additions, replacements, or drafting changes made for this version.</w:t>
      </w:r>
    </w:p>
    <w:p>
      <w:r>
        <w:rPr>
          <w:strike/>
          <w:color w:val="000000"/>
          <w:sz w:val="20"/>
        </w:rPr>
        <w:t>Strikethrough text reflects source language proposed to be omitted or replaced in this draft.</w:t>
      </w:r>
    </w:p>
    <w:sectPr w:rsidR="00093DFD" w:rsidRPr="00303046" w:rsidSect="007F0586">
      <w:headerReference w:type="default" r:id="rId24"/>
      <w:footerReference w:type="default" r:id="rId2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C3B8" w14:textId="77777777" w:rsidR="00B30538" w:rsidRDefault="00B30538" w:rsidP="00AE4C1E">
      <w:pPr>
        <w:spacing w:after="0" w:line="240" w:lineRule="auto"/>
      </w:pPr>
      <w:r>
        <w:separator/>
      </w:r>
    </w:p>
  </w:endnote>
  <w:endnote w:type="continuationSeparator" w:id="0">
    <w:p w14:paraId="6DD301DB" w14:textId="77777777" w:rsidR="00B30538" w:rsidRDefault="00B30538" w:rsidP="00AE4C1E">
      <w:pPr>
        <w:spacing w:after="0" w:line="240" w:lineRule="auto"/>
      </w:pPr>
      <w:r>
        <w:continuationSeparator/>
      </w:r>
    </w:p>
  </w:endnote>
  <w:endnote w:type="continuationNotice" w:id="1">
    <w:p w14:paraId="075236A1" w14:textId="77777777" w:rsidR="00B30538" w:rsidRDefault="00B305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0E79" w14:textId="77777777" w:rsidR="00B30538" w:rsidRDefault="00B30538" w:rsidP="00AE4C1E">
      <w:pPr>
        <w:spacing w:after="0" w:line="240" w:lineRule="auto"/>
      </w:pPr>
      <w:r>
        <w:separator/>
      </w:r>
    </w:p>
  </w:footnote>
  <w:footnote w:type="continuationSeparator" w:id="0">
    <w:p w14:paraId="3AE1846C" w14:textId="77777777" w:rsidR="00B30538" w:rsidRDefault="00B30538" w:rsidP="00AE4C1E">
      <w:pPr>
        <w:spacing w:after="0" w:line="240" w:lineRule="auto"/>
      </w:pPr>
      <w:r>
        <w:continuationSeparator/>
      </w:r>
    </w:p>
  </w:footnote>
  <w:footnote w:type="continuationNotice" w:id="1">
    <w:p w14:paraId="7A486A21" w14:textId="77777777" w:rsidR="00B30538" w:rsidRDefault="00B305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 Id="rId24" Type="http://schemas.openxmlformats.org/officeDocument/2006/relationships/header" Target="header4.xml"/><Relationship Id="rId25"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392CF-E3E2-49C9-9EED-3BECD1E5A0F6}"/>
</file>

<file path=customXml/itemProps2.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8150</Words>
  <Characters>42630</Characters>
  <Application>Microsoft Office Word</Application>
  <DocSecurity>0</DocSecurity>
  <Lines>804</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Watson</cp:lastModifiedBy>
  <cp:revision>3</cp:revision>
  <cp:lastPrinted>2025-07-09T17:51:00Z</cp:lastPrinted>
  <dcterms:created xsi:type="dcterms:W3CDTF">2025-10-31T16:57:00Z</dcterms:created>
  <dcterms:modified xsi:type="dcterms:W3CDTF">2025-10-31T16:57:00Z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