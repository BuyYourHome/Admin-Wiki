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28E4" w14:textId="3E96C575" w:rsidR="001F6CD0" w:rsidRPr="00D460C9" w:rsidRDefault="00D460C9" w:rsidP="00A75EDA">
      <w:pPr>
        <w:pStyle w:val="Heading1"/>
        <w:keepNext w:val="0"/>
        <w:keepLines w:val="0"/>
        <w:widowControl w:val="0"/>
        <w:spacing w:before="0" w:line="240" w:lineRule="auto"/>
        <w:rPr>
          <w:b w:val="0"/>
          <w:bCs w:val="0"/>
          <w:color w:val="auto"/>
          <w:u w:val="single"/>
        </w:rPr>
      </w:pPr>
      <w:r w:rsidRPr="00D460C9">
        <w:rPr>
          <w:color w:val="auto"/>
          <w:u w:val="single"/>
        </w:rPr>
        <w:t>Miscellaneous</w:t>
      </w:r>
    </w:p>
    <w:p w14:paraId="04C2A865" w14:textId="268D8CDE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822F49">
        <w:rPr>
          <w:b/>
          <w:bCs w:val="0"/>
          <w:u w:val="single"/>
        </w:rPr>
        <w:t>Company Seal.</w:t>
      </w:r>
      <w:r w:rsidRPr="00184709">
        <w:t xml:space="preserve">  </w:t>
      </w:r>
      <w:r w:rsidR="00681D5B" w:rsidRPr="00681D5B">
        <w:rPr>
          <w:color w:val="0070C0"/>
        </w:rPr>
        <w:t xml:space="preserve">The Company may adopt a </w:t>
      </w:r>
      <w:ins w:id="5" w:author="Jeff Watson" w:date="2025-10-31T12:48:00Z" w16du:dateUtc="2025-10-31T16:48:00Z">
        <w:r w:rsidR="00E6752E">
          <w:rPr>
            <w:color w:val="0070C0"/>
          </w:rPr>
          <w:t xml:space="preserve">corporate </w:t>
        </w:r>
      </w:ins>
      <w:r w:rsidR="00681D5B" w:rsidRPr="00681D5B">
        <w:rPr>
          <w:color w:val="0070C0"/>
        </w:rPr>
        <w:t>seal, chosen by the Manager(s). If adopted, the seal or its copy can be affixed or reproduced in any manner.</w:t>
      </w:r>
    </w:p>
    <w:p w14:paraId="3AC2DE05" w14:textId="29526627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822F49">
        <w:rPr>
          <w:b/>
          <w:bCs w:val="0"/>
          <w:u w:val="single"/>
        </w:rPr>
        <w:t>Gender and Number</w:t>
      </w:r>
      <w:r w:rsidRPr="00184709">
        <w:t xml:space="preserve">.  </w:t>
      </w:r>
      <w:r w:rsidR="000E1A28" w:rsidRPr="000E1A28">
        <w:rPr>
          <w:color w:val="0070C0"/>
        </w:rPr>
        <w:t>Words in this Agreement apply to all genders and both singular and plural forms, depending on the context.</w:t>
      </w:r>
    </w:p>
    <w:p w14:paraId="60CC298D" w14:textId="77798F82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822F49">
        <w:rPr>
          <w:b/>
          <w:bCs w:val="0"/>
          <w:u w:val="single"/>
        </w:rPr>
        <w:t>Articles and other Headings.</w:t>
      </w:r>
      <w:r w:rsidRPr="00184709">
        <w:t xml:space="preserve">  </w:t>
      </w:r>
      <w:r w:rsidR="00801615" w:rsidRPr="00801615">
        <w:rPr>
          <w:color w:val="0070C0"/>
        </w:rPr>
        <w:t>Headings in this Agreement are for reference only and do not affect its meaning or interpretation.</w:t>
      </w:r>
    </w:p>
    <w:p w14:paraId="1362E7DB" w14:textId="02A9AC52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822F49">
        <w:rPr>
          <w:b/>
          <w:bCs w:val="0"/>
          <w:u w:val="single"/>
        </w:rPr>
        <w:t>Confidentiality</w:t>
      </w:r>
      <w:r w:rsidRPr="00184709">
        <w:t xml:space="preserve">.  </w:t>
      </w:r>
      <w:r w:rsidR="007967A1" w:rsidRPr="007967A1">
        <w:rPr>
          <w:color w:val="0070C0"/>
        </w:rPr>
        <w:t>All Company operations and relationships involving Members, clients, agents, or employees are private. These matters must not be discussed with third parties, except as required by law.</w:t>
      </w:r>
    </w:p>
    <w:p w14:paraId="54658A09" w14:textId="6BB557DE" w:rsidR="001F6CD0" w:rsidRPr="00B01B5C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  <w:rPr>
          <w:color w:val="0070C0"/>
        </w:rPr>
      </w:pPr>
      <w:r w:rsidRPr="00707D19">
        <w:rPr>
          <w:b/>
          <w:bCs w:val="0"/>
          <w:u w:val="single"/>
        </w:rPr>
        <w:t>Binding</w:t>
      </w:r>
      <w:r w:rsidRPr="00184709">
        <w:t xml:space="preserve">.  </w:t>
      </w:r>
      <w:r w:rsidR="00373B4D" w:rsidRPr="00373B4D">
        <w:rPr>
          <w:color w:val="0070C0"/>
        </w:rPr>
        <w:t xml:space="preserve">This Agreement is legally binding on the parties and </w:t>
      </w:r>
      <w:ins w:id="6" w:author="Jeff Watson" w:date="2025-10-31T12:49:00Z" w16du:dateUtc="2025-10-31T16:49:00Z">
        <w:r w:rsidR="00E6752E">
          <w:rPr>
            <w:color w:val="0070C0"/>
          </w:rPr>
          <w:t xml:space="preserve">the account </w:t>
        </w:r>
        <w:proofErr w:type="gramStart"/>
        <w:r w:rsidR="00E6752E">
          <w:rPr>
            <w:color w:val="0070C0"/>
          </w:rPr>
          <w:t>holders;</w:t>
        </w:r>
        <w:proofErr w:type="gramEnd"/>
        <w:r w:rsidR="00E6752E">
          <w:rPr>
            <w:color w:val="0070C0"/>
          </w:rPr>
          <w:t xml:space="preserve"> </w:t>
        </w:r>
      </w:ins>
      <w:r w:rsidR="00373B4D" w:rsidRPr="00373B4D">
        <w:rPr>
          <w:color w:val="0070C0"/>
        </w:rPr>
        <w:t>their heirs, legal representatives, successors, and assigns.</w:t>
      </w:r>
    </w:p>
    <w:p w14:paraId="566D4E10" w14:textId="1E8B37E3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707D19">
        <w:rPr>
          <w:b/>
          <w:bCs w:val="0"/>
          <w:u w:val="single"/>
        </w:rPr>
        <w:t>Choice of Law and Venue.</w:t>
      </w:r>
      <w:r w:rsidRPr="00184709">
        <w:t xml:space="preserve">  </w:t>
      </w:r>
      <w:r w:rsidR="00A12F42" w:rsidRPr="00A12F42">
        <w:rPr>
          <w:color w:val="0070C0"/>
        </w:rPr>
        <w:t>This Agreement is governed by North Carolina law, and any legal disputes must be resolved in Wake County courts.</w:t>
      </w:r>
    </w:p>
    <w:p w14:paraId="3A58B100" w14:textId="382B02FB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707D19">
        <w:rPr>
          <w:b/>
          <w:bCs w:val="0"/>
          <w:u w:val="single"/>
        </w:rPr>
        <w:t>Invalid Provisions.</w:t>
      </w:r>
      <w:r w:rsidRPr="00184709">
        <w:t xml:space="preserve">  </w:t>
      </w:r>
      <w:r w:rsidR="00AA327B" w:rsidRPr="00AA327B">
        <w:rPr>
          <w:color w:val="0070C0"/>
        </w:rPr>
        <w:t>If any part of this Agreement is found unenforceable, the rest remains valid and in effect as much as possible.</w:t>
      </w:r>
    </w:p>
    <w:p w14:paraId="778B2A22" w14:textId="4F7CE52F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707D19">
        <w:rPr>
          <w:b/>
          <w:bCs w:val="0"/>
          <w:u w:val="single"/>
        </w:rPr>
        <w:t>Complete Understanding.</w:t>
      </w:r>
      <w:r w:rsidRPr="00184709">
        <w:t xml:space="preserve">  </w:t>
      </w:r>
      <w:r w:rsidR="008832E7" w:rsidRPr="008832E7">
        <w:rPr>
          <w:color w:val="0070C0"/>
        </w:rPr>
        <w:t xml:space="preserve">This Agreement represents the entire understanding among </w:t>
      </w:r>
      <w:r w:rsidR="008832E7" w:rsidRPr="008832E7">
        <w:rPr>
          <w:color w:val="0070C0"/>
        </w:rPr>
        <w:lastRenderedPageBreak/>
        <w:t>the Members. Any prior agreements—oral or written—are merged into or voided by this document.</w:t>
      </w:r>
    </w:p>
    <w:p w14:paraId="30DC5217" w14:textId="5D7C8E06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707D19">
        <w:rPr>
          <w:b/>
          <w:bCs w:val="0"/>
          <w:u w:val="single"/>
        </w:rPr>
        <w:t>No Third-Party Beneficiary</w:t>
      </w:r>
      <w:r w:rsidRPr="00184709">
        <w:t xml:space="preserve">.  </w:t>
      </w:r>
      <w:r w:rsidR="00B83922" w:rsidRPr="00B83922">
        <w:rPr>
          <w:color w:val="0070C0"/>
        </w:rPr>
        <w:t>Only the Members and their successors or assigns have rights under this Agreement. No one else can claim benefits from it.</w:t>
      </w:r>
    </w:p>
    <w:p w14:paraId="1F467736" w14:textId="4A8668F3" w:rsidR="00187D51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707D19">
        <w:rPr>
          <w:b/>
          <w:bCs w:val="0"/>
          <w:u w:val="single"/>
        </w:rPr>
        <w:t>Reliance on Authority of Person Signing Operating Agreement</w:t>
      </w:r>
      <w:r w:rsidRPr="00184709">
        <w:t xml:space="preserve">.  </w:t>
      </w:r>
      <w:r w:rsidRPr="00791C6B">
        <w:rPr>
          <w:color w:val="0070C0"/>
        </w:rPr>
        <w:t xml:space="preserve">If a </w:t>
      </w:r>
      <w:proofErr w:type="gramStart"/>
      <w:r w:rsidRPr="00791C6B">
        <w:rPr>
          <w:color w:val="0070C0"/>
        </w:rPr>
        <w:t>Member</w:t>
      </w:r>
      <w:proofErr w:type="gramEnd"/>
      <w:r w:rsidRPr="00791C6B">
        <w:rPr>
          <w:color w:val="0070C0"/>
        </w:rPr>
        <w:t xml:space="preserve"> is an entity, the Company and other Members can rely on the person signing this Agreement on its behalf without verifying that person’s authority or how proceeds are handled.</w:t>
      </w:r>
    </w:p>
    <w:p w14:paraId="49DD8AF2" w14:textId="77777777" w:rsidR="00C07189" w:rsidRPr="00300C57" w:rsidRDefault="00C07189" w:rsidP="00915F79">
      <w:pPr>
        <w:pStyle w:val="Heading1"/>
        <w:rPr>
          <w:rFonts w:asciiTheme="majorHAnsi" w:hAnsiTheme="majorHAnsi"/>
          <w:sz w:val="26"/>
          <w:szCs w:val="26"/>
        </w:rPr>
      </w:pPr>
      <w:r>
        <w:br w:type="page"/>
      </w:r>
    </w:p>
    <w:sectPr w:rsidR="00093DFD" w:rsidRPr="00303046" w:rsidSect="007F058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Jeff Watson" w:date="2025-10-31T12:48:00Z" w:initials="JW">
    <w:p w14:paraId="4F17A606" w14:textId="77777777" w:rsidR="007A3BE0" w:rsidRDefault="00E6752E" w:rsidP="007A3BE0">
      <w:pPr>
        <w:pStyle w:val="CommentText"/>
      </w:pPr>
      <w:r>
        <w:rPr>
          <w:rStyle w:val="CommentReference"/>
        </w:rPr>
        <w:annotationRef/>
      </w:r>
      <w:r w:rsidR="007A3BE0">
        <w:t xml:space="preserve">Those accounts are Trad IRAs and Trad SEPs and Simples None of which are or can become owners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17A6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E6775F" w16cex:dateUtc="2025-10-31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17A606" w16cid:durableId="54E677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C3B8" w14:textId="77777777" w:rsidR="00B30538" w:rsidRDefault="00B30538" w:rsidP="00AE4C1E">
      <w:pPr>
        <w:spacing w:after="0" w:line="240" w:lineRule="auto"/>
      </w:pPr>
      <w:r>
        <w:separator/>
      </w:r>
    </w:p>
  </w:endnote>
  <w:endnote w:type="continuationSeparator" w:id="0">
    <w:p w14:paraId="6DD301DB" w14:textId="77777777" w:rsidR="00B30538" w:rsidRDefault="00B30538" w:rsidP="00AE4C1E">
      <w:pPr>
        <w:spacing w:after="0" w:line="240" w:lineRule="auto"/>
      </w:pPr>
      <w:r>
        <w:continuationSeparator/>
      </w:r>
    </w:p>
  </w:endnote>
  <w:endnote w:type="continuationNotice" w:id="1">
    <w:p w14:paraId="075236A1" w14:textId="77777777" w:rsidR="00B30538" w:rsidRDefault="00B305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6C27" w14:textId="77777777" w:rsidR="00AE4C1E" w:rsidRDefault="00AE4C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3059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F0F8B6" w14:textId="4BB25882" w:rsidR="00AE4C1E" w:rsidRDefault="00AE4C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D17489" w14:textId="77777777" w:rsidR="00AE4C1E" w:rsidRDefault="00AE4C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D249" w14:textId="77777777" w:rsidR="00AE4C1E" w:rsidRDefault="00AE4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80E79" w14:textId="77777777" w:rsidR="00B30538" w:rsidRDefault="00B30538" w:rsidP="00AE4C1E">
      <w:pPr>
        <w:spacing w:after="0" w:line="240" w:lineRule="auto"/>
      </w:pPr>
      <w:r>
        <w:separator/>
      </w:r>
    </w:p>
  </w:footnote>
  <w:footnote w:type="continuationSeparator" w:id="0">
    <w:p w14:paraId="3AE1846C" w14:textId="77777777" w:rsidR="00B30538" w:rsidRDefault="00B30538" w:rsidP="00AE4C1E">
      <w:pPr>
        <w:spacing w:after="0" w:line="240" w:lineRule="auto"/>
      </w:pPr>
      <w:r>
        <w:continuationSeparator/>
      </w:r>
    </w:p>
  </w:footnote>
  <w:footnote w:type="continuationNotice" w:id="1">
    <w:p w14:paraId="7A486A21" w14:textId="77777777" w:rsidR="00B30538" w:rsidRDefault="00B305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7D44" w14:textId="77777777" w:rsidR="00AE4C1E" w:rsidRDefault="00AE4C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48E6" w14:textId="77777777" w:rsidR="00AE4C1E" w:rsidRDefault="00AE4C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859CA" w14:textId="77777777" w:rsidR="00AE4C1E" w:rsidRDefault="00AE4C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5C23C7"/>
    <w:multiLevelType w:val="multilevel"/>
    <w:tmpl w:val="80F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1A49"/>
    <w:multiLevelType w:val="multilevel"/>
    <w:tmpl w:val="531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4F65"/>
    <w:multiLevelType w:val="multilevel"/>
    <w:tmpl w:val="549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A5A36"/>
    <w:multiLevelType w:val="multilevel"/>
    <w:tmpl w:val="9F4EF126"/>
    <w:lvl w:ilvl="0">
      <w:start w:val="1"/>
      <w:numFmt w:val="decimal"/>
      <w:lvlText w:val="ARTICLE  %1"/>
      <w:lvlJc w:val="center"/>
      <w:pPr>
        <w:ind w:left="0" w:firstLine="0"/>
      </w:pPr>
      <w:rPr>
        <w:rFonts w:hint="default"/>
        <w:b/>
        <w:bCs/>
        <w:color w:val="auto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039141C"/>
    <w:multiLevelType w:val="multilevel"/>
    <w:tmpl w:val="6FD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81CA9"/>
    <w:multiLevelType w:val="multilevel"/>
    <w:tmpl w:val="888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D658A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FA51784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0A017D5"/>
    <w:multiLevelType w:val="multilevel"/>
    <w:tmpl w:val="9A809BFE"/>
    <w:lvl w:ilvl="0">
      <w:start w:val="1"/>
      <w:numFmt w:val="decimal"/>
      <w:lvlText w:val="ARTICLE  %1"/>
      <w:lvlJc w:val="center"/>
      <w:pPr>
        <w:ind w:left="0" w:firstLine="0"/>
      </w:pPr>
      <w:rPr>
        <w:rFonts w:hint="default"/>
        <w:b/>
        <w:bCs/>
        <w:color w:val="auto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auto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3F573B6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673F391C"/>
    <w:multiLevelType w:val="multilevel"/>
    <w:tmpl w:val="38F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B557E"/>
    <w:multiLevelType w:val="multilevel"/>
    <w:tmpl w:val="F188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66B57"/>
    <w:multiLevelType w:val="multilevel"/>
    <w:tmpl w:val="663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C7541"/>
    <w:multiLevelType w:val="multilevel"/>
    <w:tmpl w:val="281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754669">
    <w:abstractNumId w:val="5"/>
  </w:num>
  <w:num w:numId="2" w16cid:durableId="1435439413">
    <w:abstractNumId w:val="3"/>
  </w:num>
  <w:num w:numId="3" w16cid:durableId="871914571">
    <w:abstractNumId w:val="2"/>
  </w:num>
  <w:num w:numId="4" w16cid:durableId="926185034">
    <w:abstractNumId w:val="4"/>
  </w:num>
  <w:num w:numId="5" w16cid:durableId="492642730">
    <w:abstractNumId w:val="1"/>
  </w:num>
  <w:num w:numId="6" w16cid:durableId="921571682">
    <w:abstractNumId w:val="0"/>
  </w:num>
  <w:num w:numId="7" w16cid:durableId="864754377">
    <w:abstractNumId w:val="12"/>
  </w:num>
  <w:num w:numId="8" w16cid:durableId="188104630">
    <w:abstractNumId w:val="9"/>
  </w:num>
  <w:num w:numId="9" w16cid:durableId="2126076196">
    <w:abstractNumId w:val="14"/>
  </w:num>
  <w:num w:numId="10" w16cid:durableId="1291594093">
    <w:abstractNumId w:val="15"/>
  </w:num>
  <w:num w:numId="11" w16cid:durableId="1876041388">
    <w:abstractNumId w:val="15"/>
  </w:num>
  <w:num w:numId="12" w16cid:durableId="329068842">
    <w:abstractNumId w:val="13"/>
  </w:num>
  <w:num w:numId="13" w16cid:durableId="433983201">
    <w:abstractNumId w:val="7"/>
  </w:num>
  <w:num w:numId="14" w16cid:durableId="1949772171">
    <w:abstractNumId w:val="16"/>
  </w:num>
  <w:num w:numId="15" w16cid:durableId="1049643761">
    <w:abstractNumId w:val="18"/>
  </w:num>
  <w:num w:numId="16" w16cid:durableId="104618394">
    <w:abstractNumId w:val="8"/>
  </w:num>
  <w:num w:numId="17" w16cid:durableId="76248361">
    <w:abstractNumId w:val="10"/>
  </w:num>
  <w:num w:numId="18" w16cid:durableId="2116513338">
    <w:abstractNumId w:val="11"/>
  </w:num>
  <w:num w:numId="19" w16cid:durableId="68426970">
    <w:abstractNumId w:val="6"/>
  </w:num>
  <w:num w:numId="20" w16cid:durableId="637490494">
    <w:abstractNumId w:val="17"/>
  </w:num>
  <w:num w:numId="21" w16cid:durableId="1422676030">
    <w:abstractNumId w:val="19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ff Watson">
    <w15:presenceInfo w15:providerId="Windows Live" w15:userId="dcdb38203bf7a9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7A"/>
    <w:rsid w:val="000130FA"/>
    <w:rsid w:val="00015F96"/>
    <w:rsid w:val="00021EFE"/>
    <w:rsid w:val="00025A0D"/>
    <w:rsid w:val="00026E61"/>
    <w:rsid w:val="00031C41"/>
    <w:rsid w:val="00034616"/>
    <w:rsid w:val="000420B5"/>
    <w:rsid w:val="00050EC1"/>
    <w:rsid w:val="000535F8"/>
    <w:rsid w:val="0006063C"/>
    <w:rsid w:val="000621C6"/>
    <w:rsid w:val="00063103"/>
    <w:rsid w:val="00074709"/>
    <w:rsid w:val="00074A22"/>
    <w:rsid w:val="00075C97"/>
    <w:rsid w:val="000836E7"/>
    <w:rsid w:val="00093DFD"/>
    <w:rsid w:val="000A24D0"/>
    <w:rsid w:val="000A2AED"/>
    <w:rsid w:val="000B05D1"/>
    <w:rsid w:val="000B313E"/>
    <w:rsid w:val="000B439E"/>
    <w:rsid w:val="000B44D8"/>
    <w:rsid w:val="000C07C1"/>
    <w:rsid w:val="000C33AB"/>
    <w:rsid w:val="000C4389"/>
    <w:rsid w:val="000C5037"/>
    <w:rsid w:val="000C5303"/>
    <w:rsid w:val="000D14AF"/>
    <w:rsid w:val="000D652C"/>
    <w:rsid w:val="000D6CD6"/>
    <w:rsid w:val="000E0069"/>
    <w:rsid w:val="000E1A28"/>
    <w:rsid w:val="000E5699"/>
    <w:rsid w:val="000F3A3D"/>
    <w:rsid w:val="000F3C24"/>
    <w:rsid w:val="000F47DB"/>
    <w:rsid w:val="000F7CFB"/>
    <w:rsid w:val="001029E3"/>
    <w:rsid w:val="00103CC7"/>
    <w:rsid w:val="00110EE4"/>
    <w:rsid w:val="001140BA"/>
    <w:rsid w:val="001233CB"/>
    <w:rsid w:val="001262A8"/>
    <w:rsid w:val="00126567"/>
    <w:rsid w:val="001334E6"/>
    <w:rsid w:val="00135BC9"/>
    <w:rsid w:val="00136FA5"/>
    <w:rsid w:val="00143A7E"/>
    <w:rsid w:val="00145EF3"/>
    <w:rsid w:val="00147627"/>
    <w:rsid w:val="0015074B"/>
    <w:rsid w:val="00165631"/>
    <w:rsid w:val="00166349"/>
    <w:rsid w:val="00167633"/>
    <w:rsid w:val="00177950"/>
    <w:rsid w:val="001779BB"/>
    <w:rsid w:val="00184709"/>
    <w:rsid w:val="00187D51"/>
    <w:rsid w:val="00190286"/>
    <w:rsid w:val="00191ECB"/>
    <w:rsid w:val="0019564E"/>
    <w:rsid w:val="001A25F5"/>
    <w:rsid w:val="001A2D39"/>
    <w:rsid w:val="001A2E8C"/>
    <w:rsid w:val="001A7A87"/>
    <w:rsid w:val="001B4B31"/>
    <w:rsid w:val="001B4F3B"/>
    <w:rsid w:val="001C0843"/>
    <w:rsid w:val="001D24EF"/>
    <w:rsid w:val="001D2867"/>
    <w:rsid w:val="001D5645"/>
    <w:rsid w:val="001E3A4F"/>
    <w:rsid w:val="001F25EC"/>
    <w:rsid w:val="001F3F00"/>
    <w:rsid w:val="001F4417"/>
    <w:rsid w:val="001F575A"/>
    <w:rsid w:val="001F66AD"/>
    <w:rsid w:val="001F67C5"/>
    <w:rsid w:val="001F6CD0"/>
    <w:rsid w:val="001F71C6"/>
    <w:rsid w:val="001F74F5"/>
    <w:rsid w:val="00201088"/>
    <w:rsid w:val="002019D3"/>
    <w:rsid w:val="00201E8F"/>
    <w:rsid w:val="0020231D"/>
    <w:rsid w:val="00203B41"/>
    <w:rsid w:val="00203E56"/>
    <w:rsid w:val="002170A7"/>
    <w:rsid w:val="00223CF7"/>
    <w:rsid w:val="00223E82"/>
    <w:rsid w:val="00226E40"/>
    <w:rsid w:val="00230901"/>
    <w:rsid w:val="0023610D"/>
    <w:rsid w:val="002403F4"/>
    <w:rsid w:val="00240BC5"/>
    <w:rsid w:val="00245BC4"/>
    <w:rsid w:val="0024706D"/>
    <w:rsid w:val="002512ED"/>
    <w:rsid w:val="00256DF4"/>
    <w:rsid w:val="002637C9"/>
    <w:rsid w:val="00267881"/>
    <w:rsid w:val="00270733"/>
    <w:rsid w:val="00271118"/>
    <w:rsid w:val="002730E8"/>
    <w:rsid w:val="002753B4"/>
    <w:rsid w:val="0027629F"/>
    <w:rsid w:val="00277AD6"/>
    <w:rsid w:val="00280727"/>
    <w:rsid w:val="00280DD9"/>
    <w:rsid w:val="0028193A"/>
    <w:rsid w:val="00283A91"/>
    <w:rsid w:val="00284210"/>
    <w:rsid w:val="002856F5"/>
    <w:rsid w:val="00285BFC"/>
    <w:rsid w:val="00285DDB"/>
    <w:rsid w:val="00294B3C"/>
    <w:rsid w:val="0029639D"/>
    <w:rsid w:val="002A2EAD"/>
    <w:rsid w:val="002A3666"/>
    <w:rsid w:val="002A492E"/>
    <w:rsid w:val="002B03E2"/>
    <w:rsid w:val="002B1202"/>
    <w:rsid w:val="002B2048"/>
    <w:rsid w:val="002B3EF0"/>
    <w:rsid w:val="002C2CD2"/>
    <w:rsid w:val="002C4394"/>
    <w:rsid w:val="002C45D4"/>
    <w:rsid w:val="002C7ABB"/>
    <w:rsid w:val="002D70DA"/>
    <w:rsid w:val="002E0542"/>
    <w:rsid w:val="002E150D"/>
    <w:rsid w:val="002F31DE"/>
    <w:rsid w:val="002F3CE8"/>
    <w:rsid w:val="00300C57"/>
    <w:rsid w:val="00303046"/>
    <w:rsid w:val="003053A9"/>
    <w:rsid w:val="00306AAC"/>
    <w:rsid w:val="003149D4"/>
    <w:rsid w:val="0031756F"/>
    <w:rsid w:val="003207BB"/>
    <w:rsid w:val="00322123"/>
    <w:rsid w:val="00326F90"/>
    <w:rsid w:val="003331E6"/>
    <w:rsid w:val="003364FF"/>
    <w:rsid w:val="003446DF"/>
    <w:rsid w:val="00354232"/>
    <w:rsid w:val="003606C5"/>
    <w:rsid w:val="00361CDA"/>
    <w:rsid w:val="00372F6E"/>
    <w:rsid w:val="0037362C"/>
    <w:rsid w:val="00373B4D"/>
    <w:rsid w:val="00374933"/>
    <w:rsid w:val="003770C3"/>
    <w:rsid w:val="0038070B"/>
    <w:rsid w:val="00383A63"/>
    <w:rsid w:val="00384ECA"/>
    <w:rsid w:val="00385DAE"/>
    <w:rsid w:val="00387682"/>
    <w:rsid w:val="0039051D"/>
    <w:rsid w:val="00395132"/>
    <w:rsid w:val="003954EF"/>
    <w:rsid w:val="00395ECB"/>
    <w:rsid w:val="0039721F"/>
    <w:rsid w:val="003B0DD4"/>
    <w:rsid w:val="003B116B"/>
    <w:rsid w:val="003B11F2"/>
    <w:rsid w:val="003B1E57"/>
    <w:rsid w:val="003B28F4"/>
    <w:rsid w:val="003B2E9C"/>
    <w:rsid w:val="003B48FF"/>
    <w:rsid w:val="003B51C4"/>
    <w:rsid w:val="003B764E"/>
    <w:rsid w:val="003D2B36"/>
    <w:rsid w:val="003D349B"/>
    <w:rsid w:val="003D3F84"/>
    <w:rsid w:val="003D421F"/>
    <w:rsid w:val="003E51A8"/>
    <w:rsid w:val="003F2006"/>
    <w:rsid w:val="003F6517"/>
    <w:rsid w:val="003F75D0"/>
    <w:rsid w:val="003F7FEF"/>
    <w:rsid w:val="0040092F"/>
    <w:rsid w:val="00406D4A"/>
    <w:rsid w:val="00413378"/>
    <w:rsid w:val="004176B6"/>
    <w:rsid w:val="004214DE"/>
    <w:rsid w:val="00421A0E"/>
    <w:rsid w:val="00431F9F"/>
    <w:rsid w:val="00440AC5"/>
    <w:rsid w:val="00446683"/>
    <w:rsid w:val="00455250"/>
    <w:rsid w:val="004558E7"/>
    <w:rsid w:val="00456B9F"/>
    <w:rsid w:val="004601AC"/>
    <w:rsid w:val="004625CE"/>
    <w:rsid w:val="004721C6"/>
    <w:rsid w:val="00475181"/>
    <w:rsid w:val="00481CDC"/>
    <w:rsid w:val="0048236B"/>
    <w:rsid w:val="0048527A"/>
    <w:rsid w:val="00487FF4"/>
    <w:rsid w:val="00492E9D"/>
    <w:rsid w:val="004A1203"/>
    <w:rsid w:val="004A7789"/>
    <w:rsid w:val="004B488C"/>
    <w:rsid w:val="004B57A1"/>
    <w:rsid w:val="004C0FCF"/>
    <w:rsid w:val="004C295D"/>
    <w:rsid w:val="004C51B8"/>
    <w:rsid w:val="004D2F22"/>
    <w:rsid w:val="004D33A9"/>
    <w:rsid w:val="004E0D41"/>
    <w:rsid w:val="004F11AA"/>
    <w:rsid w:val="004F1528"/>
    <w:rsid w:val="004F54EB"/>
    <w:rsid w:val="004F6974"/>
    <w:rsid w:val="0051220A"/>
    <w:rsid w:val="00535973"/>
    <w:rsid w:val="00540FB2"/>
    <w:rsid w:val="005524F3"/>
    <w:rsid w:val="0055271F"/>
    <w:rsid w:val="00553DEB"/>
    <w:rsid w:val="00555881"/>
    <w:rsid w:val="00556BAD"/>
    <w:rsid w:val="00562F0C"/>
    <w:rsid w:val="005653AF"/>
    <w:rsid w:val="005707E8"/>
    <w:rsid w:val="00577FBD"/>
    <w:rsid w:val="0059025A"/>
    <w:rsid w:val="005913DB"/>
    <w:rsid w:val="00597771"/>
    <w:rsid w:val="005A0803"/>
    <w:rsid w:val="005A2E0C"/>
    <w:rsid w:val="005A4A36"/>
    <w:rsid w:val="005B00DB"/>
    <w:rsid w:val="005B7ABD"/>
    <w:rsid w:val="005C24A8"/>
    <w:rsid w:val="005C41D8"/>
    <w:rsid w:val="005C51F5"/>
    <w:rsid w:val="005C5B3E"/>
    <w:rsid w:val="005C6385"/>
    <w:rsid w:val="005D0D7F"/>
    <w:rsid w:val="005D2624"/>
    <w:rsid w:val="005D688B"/>
    <w:rsid w:val="005E0767"/>
    <w:rsid w:val="005E0B7A"/>
    <w:rsid w:val="005E2A4A"/>
    <w:rsid w:val="005F312E"/>
    <w:rsid w:val="005F668D"/>
    <w:rsid w:val="00600E96"/>
    <w:rsid w:val="00610492"/>
    <w:rsid w:val="006140AB"/>
    <w:rsid w:val="00614230"/>
    <w:rsid w:val="00624B76"/>
    <w:rsid w:val="00624C79"/>
    <w:rsid w:val="00627A94"/>
    <w:rsid w:val="00630BCA"/>
    <w:rsid w:val="0063238D"/>
    <w:rsid w:val="006323F6"/>
    <w:rsid w:val="00635A33"/>
    <w:rsid w:val="0064290F"/>
    <w:rsid w:val="0065097E"/>
    <w:rsid w:val="00654670"/>
    <w:rsid w:val="00656C22"/>
    <w:rsid w:val="00656F2F"/>
    <w:rsid w:val="00665EF4"/>
    <w:rsid w:val="00670EDB"/>
    <w:rsid w:val="00674016"/>
    <w:rsid w:val="006767D1"/>
    <w:rsid w:val="00676F8E"/>
    <w:rsid w:val="00681D5B"/>
    <w:rsid w:val="0068411D"/>
    <w:rsid w:val="00684623"/>
    <w:rsid w:val="00692899"/>
    <w:rsid w:val="00696F65"/>
    <w:rsid w:val="006A78A1"/>
    <w:rsid w:val="006B2013"/>
    <w:rsid w:val="006B45C4"/>
    <w:rsid w:val="006B5ACB"/>
    <w:rsid w:val="006C362B"/>
    <w:rsid w:val="006C4205"/>
    <w:rsid w:val="006C51B5"/>
    <w:rsid w:val="006D4B0D"/>
    <w:rsid w:val="006E40A5"/>
    <w:rsid w:val="006E4F8A"/>
    <w:rsid w:val="006E552F"/>
    <w:rsid w:val="006F004A"/>
    <w:rsid w:val="006F05AA"/>
    <w:rsid w:val="006F0E2C"/>
    <w:rsid w:val="006F4034"/>
    <w:rsid w:val="006F4533"/>
    <w:rsid w:val="006F5A1C"/>
    <w:rsid w:val="00700B38"/>
    <w:rsid w:val="0070198D"/>
    <w:rsid w:val="00702414"/>
    <w:rsid w:val="00707038"/>
    <w:rsid w:val="007070F7"/>
    <w:rsid w:val="00707D19"/>
    <w:rsid w:val="00710373"/>
    <w:rsid w:val="00712A49"/>
    <w:rsid w:val="007139C8"/>
    <w:rsid w:val="00714B7E"/>
    <w:rsid w:val="00722184"/>
    <w:rsid w:val="00734A1C"/>
    <w:rsid w:val="00734EC1"/>
    <w:rsid w:val="00742E2E"/>
    <w:rsid w:val="00750842"/>
    <w:rsid w:val="007522F5"/>
    <w:rsid w:val="00756A99"/>
    <w:rsid w:val="00756CA9"/>
    <w:rsid w:val="00757599"/>
    <w:rsid w:val="00763435"/>
    <w:rsid w:val="007670FF"/>
    <w:rsid w:val="00770357"/>
    <w:rsid w:val="00772517"/>
    <w:rsid w:val="007733C5"/>
    <w:rsid w:val="00773D08"/>
    <w:rsid w:val="00775D10"/>
    <w:rsid w:val="00784904"/>
    <w:rsid w:val="007908B6"/>
    <w:rsid w:val="00791C6B"/>
    <w:rsid w:val="00795C99"/>
    <w:rsid w:val="007967A1"/>
    <w:rsid w:val="007A1EBC"/>
    <w:rsid w:val="007A3BE0"/>
    <w:rsid w:val="007A6A41"/>
    <w:rsid w:val="007B14DB"/>
    <w:rsid w:val="007B1C61"/>
    <w:rsid w:val="007B22DD"/>
    <w:rsid w:val="007B3A8C"/>
    <w:rsid w:val="007C1FC8"/>
    <w:rsid w:val="007C6670"/>
    <w:rsid w:val="007D09B4"/>
    <w:rsid w:val="007E22E6"/>
    <w:rsid w:val="007F0586"/>
    <w:rsid w:val="007F40C4"/>
    <w:rsid w:val="007F5A1F"/>
    <w:rsid w:val="007F6A59"/>
    <w:rsid w:val="00800C81"/>
    <w:rsid w:val="00800D58"/>
    <w:rsid w:val="00801615"/>
    <w:rsid w:val="0080514F"/>
    <w:rsid w:val="00805770"/>
    <w:rsid w:val="008070E3"/>
    <w:rsid w:val="00811FE7"/>
    <w:rsid w:val="00812EB0"/>
    <w:rsid w:val="008143BE"/>
    <w:rsid w:val="00815C43"/>
    <w:rsid w:val="00815F40"/>
    <w:rsid w:val="008210DF"/>
    <w:rsid w:val="0082241A"/>
    <w:rsid w:val="00822F49"/>
    <w:rsid w:val="008232E8"/>
    <w:rsid w:val="008243E1"/>
    <w:rsid w:val="00826028"/>
    <w:rsid w:val="00827A33"/>
    <w:rsid w:val="0083134A"/>
    <w:rsid w:val="00832A1D"/>
    <w:rsid w:val="0083434B"/>
    <w:rsid w:val="008447BB"/>
    <w:rsid w:val="00845CAA"/>
    <w:rsid w:val="00847CE4"/>
    <w:rsid w:val="008546BA"/>
    <w:rsid w:val="00861D54"/>
    <w:rsid w:val="00863597"/>
    <w:rsid w:val="008656AD"/>
    <w:rsid w:val="00870396"/>
    <w:rsid w:val="0087254B"/>
    <w:rsid w:val="008758F0"/>
    <w:rsid w:val="00875F0B"/>
    <w:rsid w:val="00882F4E"/>
    <w:rsid w:val="008832E7"/>
    <w:rsid w:val="0088489A"/>
    <w:rsid w:val="00885521"/>
    <w:rsid w:val="00885A41"/>
    <w:rsid w:val="00886169"/>
    <w:rsid w:val="008873F9"/>
    <w:rsid w:val="00893549"/>
    <w:rsid w:val="008964D1"/>
    <w:rsid w:val="008976C6"/>
    <w:rsid w:val="008A16C6"/>
    <w:rsid w:val="008A2D69"/>
    <w:rsid w:val="008A47E2"/>
    <w:rsid w:val="008B5B74"/>
    <w:rsid w:val="008B7D02"/>
    <w:rsid w:val="008C02EA"/>
    <w:rsid w:val="008C14F3"/>
    <w:rsid w:val="008C44A4"/>
    <w:rsid w:val="008C4776"/>
    <w:rsid w:val="008C5268"/>
    <w:rsid w:val="008C7ADE"/>
    <w:rsid w:val="008D47B8"/>
    <w:rsid w:val="008D4FBD"/>
    <w:rsid w:val="008E1515"/>
    <w:rsid w:val="008E3BB6"/>
    <w:rsid w:val="008E480F"/>
    <w:rsid w:val="008F3C56"/>
    <w:rsid w:val="008F6F53"/>
    <w:rsid w:val="008F7C33"/>
    <w:rsid w:val="008F7F47"/>
    <w:rsid w:val="00902C47"/>
    <w:rsid w:val="00903BBA"/>
    <w:rsid w:val="009066DE"/>
    <w:rsid w:val="00915F79"/>
    <w:rsid w:val="009222CE"/>
    <w:rsid w:val="009339D8"/>
    <w:rsid w:val="00937196"/>
    <w:rsid w:val="009412D9"/>
    <w:rsid w:val="00942B7B"/>
    <w:rsid w:val="0094544C"/>
    <w:rsid w:val="00951542"/>
    <w:rsid w:val="00962F73"/>
    <w:rsid w:val="0096633B"/>
    <w:rsid w:val="00976443"/>
    <w:rsid w:val="00980D64"/>
    <w:rsid w:val="00980FE3"/>
    <w:rsid w:val="00981DE6"/>
    <w:rsid w:val="0098218B"/>
    <w:rsid w:val="00983EE3"/>
    <w:rsid w:val="009874C1"/>
    <w:rsid w:val="00996003"/>
    <w:rsid w:val="00996207"/>
    <w:rsid w:val="009A19E4"/>
    <w:rsid w:val="009A1A55"/>
    <w:rsid w:val="009A1F7D"/>
    <w:rsid w:val="009A2477"/>
    <w:rsid w:val="009A4275"/>
    <w:rsid w:val="009B221C"/>
    <w:rsid w:val="009C1436"/>
    <w:rsid w:val="009C1959"/>
    <w:rsid w:val="009C4B5A"/>
    <w:rsid w:val="009C5328"/>
    <w:rsid w:val="009C5DD3"/>
    <w:rsid w:val="009D49C4"/>
    <w:rsid w:val="009D4F9E"/>
    <w:rsid w:val="009E5639"/>
    <w:rsid w:val="009E5D77"/>
    <w:rsid w:val="009F293A"/>
    <w:rsid w:val="009F6139"/>
    <w:rsid w:val="009F6C01"/>
    <w:rsid w:val="00A0143A"/>
    <w:rsid w:val="00A0245B"/>
    <w:rsid w:val="00A04980"/>
    <w:rsid w:val="00A060D8"/>
    <w:rsid w:val="00A07862"/>
    <w:rsid w:val="00A12F42"/>
    <w:rsid w:val="00A1605A"/>
    <w:rsid w:val="00A17972"/>
    <w:rsid w:val="00A217D9"/>
    <w:rsid w:val="00A23985"/>
    <w:rsid w:val="00A27491"/>
    <w:rsid w:val="00A31079"/>
    <w:rsid w:val="00A32B50"/>
    <w:rsid w:val="00A33961"/>
    <w:rsid w:val="00A37685"/>
    <w:rsid w:val="00A44763"/>
    <w:rsid w:val="00A536A4"/>
    <w:rsid w:val="00A5420B"/>
    <w:rsid w:val="00A559B2"/>
    <w:rsid w:val="00A55EC4"/>
    <w:rsid w:val="00A57487"/>
    <w:rsid w:val="00A61609"/>
    <w:rsid w:val="00A63223"/>
    <w:rsid w:val="00A64794"/>
    <w:rsid w:val="00A64D05"/>
    <w:rsid w:val="00A7080E"/>
    <w:rsid w:val="00A7422D"/>
    <w:rsid w:val="00A75EDA"/>
    <w:rsid w:val="00A82CF2"/>
    <w:rsid w:val="00AA00DB"/>
    <w:rsid w:val="00AA0A55"/>
    <w:rsid w:val="00AA1D8D"/>
    <w:rsid w:val="00AA327B"/>
    <w:rsid w:val="00AA66AB"/>
    <w:rsid w:val="00AA7100"/>
    <w:rsid w:val="00AB17F3"/>
    <w:rsid w:val="00AB23A9"/>
    <w:rsid w:val="00AB3677"/>
    <w:rsid w:val="00AB5A44"/>
    <w:rsid w:val="00AB681E"/>
    <w:rsid w:val="00AC0D63"/>
    <w:rsid w:val="00AC5EEC"/>
    <w:rsid w:val="00AD2E0C"/>
    <w:rsid w:val="00AD61B5"/>
    <w:rsid w:val="00AE2435"/>
    <w:rsid w:val="00AE4C1E"/>
    <w:rsid w:val="00AF2E68"/>
    <w:rsid w:val="00AF2F99"/>
    <w:rsid w:val="00AF5495"/>
    <w:rsid w:val="00B01B5C"/>
    <w:rsid w:val="00B039AE"/>
    <w:rsid w:val="00B04E9C"/>
    <w:rsid w:val="00B0571A"/>
    <w:rsid w:val="00B10A00"/>
    <w:rsid w:val="00B110ED"/>
    <w:rsid w:val="00B11E91"/>
    <w:rsid w:val="00B1411A"/>
    <w:rsid w:val="00B14293"/>
    <w:rsid w:val="00B15CA4"/>
    <w:rsid w:val="00B21014"/>
    <w:rsid w:val="00B21161"/>
    <w:rsid w:val="00B258DB"/>
    <w:rsid w:val="00B30538"/>
    <w:rsid w:val="00B32352"/>
    <w:rsid w:val="00B33B17"/>
    <w:rsid w:val="00B40C28"/>
    <w:rsid w:val="00B436EA"/>
    <w:rsid w:val="00B476A7"/>
    <w:rsid w:val="00B47730"/>
    <w:rsid w:val="00B52E36"/>
    <w:rsid w:val="00B5379C"/>
    <w:rsid w:val="00B628BD"/>
    <w:rsid w:val="00B62D22"/>
    <w:rsid w:val="00B73534"/>
    <w:rsid w:val="00B74282"/>
    <w:rsid w:val="00B83922"/>
    <w:rsid w:val="00B9121B"/>
    <w:rsid w:val="00B93208"/>
    <w:rsid w:val="00B948EE"/>
    <w:rsid w:val="00BA4717"/>
    <w:rsid w:val="00BA7A98"/>
    <w:rsid w:val="00BB15A3"/>
    <w:rsid w:val="00BB1F3C"/>
    <w:rsid w:val="00BC596F"/>
    <w:rsid w:val="00BD20B8"/>
    <w:rsid w:val="00BD4C32"/>
    <w:rsid w:val="00BD7A63"/>
    <w:rsid w:val="00BE1A74"/>
    <w:rsid w:val="00BE2FB0"/>
    <w:rsid w:val="00BE65FF"/>
    <w:rsid w:val="00BE716F"/>
    <w:rsid w:val="00BF139F"/>
    <w:rsid w:val="00BF2CA3"/>
    <w:rsid w:val="00BF465E"/>
    <w:rsid w:val="00BF64A6"/>
    <w:rsid w:val="00BF78E4"/>
    <w:rsid w:val="00C03D91"/>
    <w:rsid w:val="00C07189"/>
    <w:rsid w:val="00C07EF7"/>
    <w:rsid w:val="00C1033E"/>
    <w:rsid w:val="00C14188"/>
    <w:rsid w:val="00C15C20"/>
    <w:rsid w:val="00C16FAB"/>
    <w:rsid w:val="00C26BEB"/>
    <w:rsid w:val="00C27E26"/>
    <w:rsid w:val="00C30E21"/>
    <w:rsid w:val="00C32658"/>
    <w:rsid w:val="00C40E0B"/>
    <w:rsid w:val="00C452AF"/>
    <w:rsid w:val="00C46D4B"/>
    <w:rsid w:val="00C51486"/>
    <w:rsid w:val="00C534A2"/>
    <w:rsid w:val="00C655B7"/>
    <w:rsid w:val="00C661C0"/>
    <w:rsid w:val="00C714D1"/>
    <w:rsid w:val="00C80BE9"/>
    <w:rsid w:val="00C840D9"/>
    <w:rsid w:val="00C85C61"/>
    <w:rsid w:val="00C960C6"/>
    <w:rsid w:val="00C9714A"/>
    <w:rsid w:val="00CA0365"/>
    <w:rsid w:val="00CA094D"/>
    <w:rsid w:val="00CA0EA9"/>
    <w:rsid w:val="00CB0664"/>
    <w:rsid w:val="00CB173B"/>
    <w:rsid w:val="00CB4CA1"/>
    <w:rsid w:val="00CB50D0"/>
    <w:rsid w:val="00CB532D"/>
    <w:rsid w:val="00CC12BE"/>
    <w:rsid w:val="00CC386C"/>
    <w:rsid w:val="00CC6850"/>
    <w:rsid w:val="00CE29D9"/>
    <w:rsid w:val="00CE2B85"/>
    <w:rsid w:val="00CE6AC9"/>
    <w:rsid w:val="00CF55D7"/>
    <w:rsid w:val="00D014A0"/>
    <w:rsid w:val="00D020A2"/>
    <w:rsid w:val="00D03007"/>
    <w:rsid w:val="00D04DBA"/>
    <w:rsid w:val="00D06A64"/>
    <w:rsid w:val="00D0763A"/>
    <w:rsid w:val="00D179EB"/>
    <w:rsid w:val="00D20264"/>
    <w:rsid w:val="00D20E4F"/>
    <w:rsid w:val="00D254CD"/>
    <w:rsid w:val="00D26CA5"/>
    <w:rsid w:val="00D27759"/>
    <w:rsid w:val="00D27845"/>
    <w:rsid w:val="00D35722"/>
    <w:rsid w:val="00D35FFD"/>
    <w:rsid w:val="00D409B3"/>
    <w:rsid w:val="00D41821"/>
    <w:rsid w:val="00D43A5F"/>
    <w:rsid w:val="00D460C9"/>
    <w:rsid w:val="00D479B6"/>
    <w:rsid w:val="00D50033"/>
    <w:rsid w:val="00D523C1"/>
    <w:rsid w:val="00D566A3"/>
    <w:rsid w:val="00D56BDD"/>
    <w:rsid w:val="00D57314"/>
    <w:rsid w:val="00D577FB"/>
    <w:rsid w:val="00D63B31"/>
    <w:rsid w:val="00D64D01"/>
    <w:rsid w:val="00D75C18"/>
    <w:rsid w:val="00D86ED7"/>
    <w:rsid w:val="00D95F03"/>
    <w:rsid w:val="00DA1C54"/>
    <w:rsid w:val="00DA213F"/>
    <w:rsid w:val="00DA29B9"/>
    <w:rsid w:val="00DC30E8"/>
    <w:rsid w:val="00DD2163"/>
    <w:rsid w:val="00DD3F40"/>
    <w:rsid w:val="00DE29EE"/>
    <w:rsid w:val="00DE3FA3"/>
    <w:rsid w:val="00DE485C"/>
    <w:rsid w:val="00DE61CE"/>
    <w:rsid w:val="00DF208A"/>
    <w:rsid w:val="00DF5503"/>
    <w:rsid w:val="00E00E5D"/>
    <w:rsid w:val="00E051E8"/>
    <w:rsid w:val="00E05566"/>
    <w:rsid w:val="00E06AE8"/>
    <w:rsid w:val="00E07521"/>
    <w:rsid w:val="00E161C5"/>
    <w:rsid w:val="00E16D1A"/>
    <w:rsid w:val="00E231CD"/>
    <w:rsid w:val="00E233D2"/>
    <w:rsid w:val="00E2363A"/>
    <w:rsid w:val="00E256C9"/>
    <w:rsid w:val="00E33BAE"/>
    <w:rsid w:val="00E408F2"/>
    <w:rsid w:val="00E40932"/>
    <w:rsid w:val="00E4676D"/>
    <w:rsid w:val="00E470FD"/>
    <w:rsid w:val="00E56F19"/>
    <w:rsid w:val="00E60606"/>
    <w:rsid w:val="00E63680"/>
    <w:rsid w:val="00E63B97"/>
    <w:rsid w:val="00E66022"/>
    <w:rsid w:val="00E6752E"/>
    <w:rsid w:val="00E71D64"/>
    <w:rsid w:val="00E7550B"/>
    <w:rsid w:val="00E75629"/>
    <w:rsid w:val="00E7676A"/>
    <w:rsid w:val="00E846D4"/>
    <w:rsid w:val="00E853A8"/>
    <w:rsid w:val="00E92A8B"/>
    <w:rsid w:val="00EA0641"/>
    <w:rsid w:val="00EA73C9"/>
    <w:rsid w:val="00EA7C7F"/>
    <w:rsid w:val="00EA7F39"/>
    <w:rsid w:val="00EB239C"/>
    <w:rsid w:val="00EB606A"/>
    <w:rsid w:val="00EC0113"/>
    <w:rsid w:val="00EC098E"/>
    <w:rsid w:val="00EC0B74"/>
    <w:rsid w:val="00EC2866"/>
    <w:rsid w:val="00EC5FD3"/>
    <w:rsid w:val="00EC6792"/>
    <w:rsid w:val="00EC76FC"/>
    <w:rsid w:val="00EE3962"/>
    <w:rsid w:val="00EF62BF"/>
    <w:rsid w:val="00EF6EF1"/>
    <w:rsid w:val="00EF755B"/>
    <w:rsid w:val="00EF759B"/>
    <w:rsid w:val="00F00C93"/>
    <w:rsid w:val="00F057B6"/>
    <w:rsid w:val="00F1587A"/>
    <w:rsid w:val="00F162C0"/>
    <w:rsid w:val="00F217FC"/>
    <w:rsid w:val="00F21C52"/>
    <w:rsid w:val="00F3259A"/>
    <w:rsid w:val="00F33667"/>
    <w:rsid w:val="00F34BD5"/>
    <w:rsid w:val="00F37B40"/>
    <w:rsid w:val="00F37D37"/>
    <w:rsid w:val="00F41A48"/>
    <w:rsid w:val="00F446D6"/>
    <w:rsid w:val="00F47B27"/>
    <w:rsid w:val="00F52590"/>
    <w:rsid w:val="00F53F98"/>
    <w:rsid w:val="00F62F46"/>
    <w:rsid w:val="00F64027"/>
    <w:rsid w:val="00F65FD4"/>
    <w:rsid w:val="00F710C8"/>
    <w:rsid w:val="00F84999"/>
    <w:rsid w:val="00F85F5B"/>
    <w:rsid w:val="00F86E3A"/>
    <w:rsid w:val="00F93FD6"/>
    <w:rsid w:val="00F94AFD"/>
    <w:rsid w:val="00FA1AE7"/>
    <w:rsid w:val="00FA58E6"/>
    <w:rsid w:val="00FB3B79"/>
    <w:rsid w:val="00FC693F"/>
    <w:rsid w:val="00FC7DD4"/>
    <w:rsid w:val="00FD74F8"/>
    <w:rsid w:val="00FE1F1D"/>
    <w:rsid w:val="00FE26B8"/>
    <w:rsid w:val="00FE2E7C"/>
    <w:rsid w:val="00FE6673"/>
    <w:rsid w:val="00FE7134"/>
    <w:rsid w:val="00FF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0AF9858-97AC-429D-92E3-8C0256CF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6B6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8DB"/>
    <w:pPr>
      <w:keepNext/>
      <w:keepLines/>
      <w:spacing w:before="200" w:after="0"/>
      <w:outlineLvl w:val="1"/>
    </w:pPr>
    <w:rPr>
      <w:rFonts w:eastAsiaTheme="majorEastAsia" w:cstheme="majorBidi"/>
      <w:bCs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E8F"/>
    <w:pPr>
      <w:keepNext/>
      <w:keepLines/>
      <w:spacing w:before="200" w:after="0"/>
      <w:outlineLvl w:val="2"/>
    </w:pPr>
    <w:rPr>
      <w:rFonts w:eastAsiaTheme="majorEastAsia" w:cstheme="majorBidi"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7A98"/>
    <w:pPr>
      <w:keepNext/>
      <w:keepLines/>
      <w:spacing w:before="200" w:after="0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176B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258DB"/>
    <w:rPr>
      <w:rFonts w:ascii="Times New Roman" w:eastAsiaTheme="majorEastAsia" w:hAnsi="Times New Roman" w:cstheme="majorBidi"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1E8F"/>
    <w:rPr>
      <w:rFonts w:ascii="Times New Roman" w:eastAsiaTheme="majorEastAsia" w:hAnsi="Times New Roman" w:cstheme="majorBidi"/>
      <w:bCs/>
      <w:color w:val="000000" w:themeColor="tex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BA7A98"/>
    <w:rPr>
      <w:rFonts w:ascii="Times New Roman" w:eastAsiaTheme="majorEastAsia" w:hAnsi="Times New Roman" w:cstheme="majorBidi"/>
      <w:bCs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303046"/>
    <w:pPr>
      <w:spacing w:after="0" w:line="240" w:lineRule="auto"/>
    </w:pPr>
    <w:rPr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D2624"/>
    <w:rPr>
      <w:rFonts w:cs="Times New Roman"/>
      <w:szCs w:val="24"/>
    </w:rPr>
  </w:style>
  <w:style w:type="paragraph" w:styleId="Revision">
    <w:name w:val="Revision"/>
    <w:hidden/>
    <w:uiPriority w:val="99"/>
    <w:semiHidden/>
    <w:rsid w:val="00E6752E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675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2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7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752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A392CF-E3E2-49C9-9EED-3BECD1E5A0F6}"/>
</file>

<file path=customXml/itemProps2.xml><?xml version="1.0" encoding="utf-8"?>
<ds:datastoreItem xmlns:ds="http://schemas.openxmlformats.org/officeDocument/2006/customXml" ds:itemID="{8FB87CE3-B469-4182-AEDE-9227E391B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19A58-F8E2-4C19-94CA-2C6944BB395B}">
  <ds:schemaRefs>
    <ds:schemaRef ds:uri="http://schemas.microsoft.com/office/2006/metadata/properties"/>
    <ds:schemaRef ds:uri="http://schemas.microsoft.com/office/infopath/2007/PartnerControls"/>
    <ds:schemaRef ds:uri="42cc25d9-27fe-4f07-accb-ded05ec47eee"/>
    <ds:schemaRef ds:uri="ab9fedca-001d-4cc9-b244-d9c3be5a27d3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8150</Words>
  <Characters>42630</Characters>
  <Application>Microsoft Office Word</Application>
  <DocSecurity>0</DocSecurity>
  <Lines>804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 Watson</cp:lastModifiedBy>
  <cp:revision>3</cp:revision>
  <cp:lastPrinted>2025-07-09T17:51:00Z</cp:lastPrinted>
  <dcterms:created xsi:type="dcterms:W3CDTF">2025-10-31T16:57:00Z</dcterms:created>
  <dcterms:modified xsi:type="dcterms:W3CDTF">2025-10-31T16:57:00Z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