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pPr>
        <w:widowControl w:val="0"/>
        <w:jc w:val="center"/>
        <w:rPr>
          <w:b/>
          <w:bCs/>
        </w:rPr>
      </w:pPr>
      <w:r>
        <w:rPr>
          <w:color w:val="C00000"/>
        </w:rPr>
        <w:t xml:space="preserve">DRAFTING ASSUMPTIONS FOR BUY YOUR HOME, LLC V2 TARGETED REDLINE: This version favors word-level replacements over paragraph-level replacement. It assumes Buy Your Home, LLC is a North Carolina single-member LLC, Browning Family Revocable Trust is the beneficiary/beneficial ownership reference, Wesley Dale Browning is Manager, and the Company has elected or intends to elect S corporation tax status.</w:t>
      </w:r>
    </w:p>
    <w:p>
      <w:pPr>
        <w:widowControl w:val="0"/>
        <w:jc w:val="center"/>
        <w:rPr>
          <w:b/>
          <w:bCs/>
        </w:rPr>
      </w:pPr>
      <w:r>
        <w:rPr>
          <w:color w:val="C00000"/>
        </w:rPr>
        <w:t xml:space="preserve">V3 TRUSTEE VOTING UPDATE: For this BYH draft, voting authority for Browning Family Revocable Trust is exercised by the Trustees of the Trust. The current Trustees are Wes Browning and Jenny Hollinger. Successor or replacement trustees should vote only to the extent authorized by the Browning Family Revocable Trust documents.</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Pr>
          <w:b/>
          <w:bCs/>
          <w:strike w:val="true"/>
        </w:rPr>
        <w:t xml:space="preserve">SELL YOUR HOME, LLC</w:t>
      </w:r>
      <w:r>
        <w:rPr>
          <w:b/>
          <w:bCs/>
          <w:color w:val="C00000"/>
        </w:rPr>
        <w:t xml:space="preserve"> BUY YOUR HOME, LLC</w:t>
      </w:r>
    </w:p>
    <w:p w14:paraId="710DFD82" w14:textId="77777777" w:rsidR="001F6CD0" w:rsidRDefault="00791C6B" w:rsidP="00CC6850">
      <w:pPr>
        <w:widowControl w:val="0"/>
        <w:jc w:val="both"/>
      </w:pP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strike w:val="true"/>
        </w:rPr>
        <w:t xml:space="preserve">Quest Trust Company FBO Wesley Dale Browning HSA #3417971 is being replaced by </w:t>
      </w:r>
    </w:p>
    <w:p>
      <w:pPr>
        <w:widowControl w:val="0"/>
        <w:spacing w:after="0"/>
        <w:jc w:val="both"/>
        <w:rPr>
          <w:sz w:val="22"/>
          <w:szCs w:val="20"/>
        </w:rPr>
      </w:pPr>
      <w:r>
        <w:rPr>
          <w:color w:val="C00000"/>
        </w:rPr>
        <w:t xml:space="preserve">BYH V2 NOTE: This retirement-account member substitution is inapplicable. Use Browning Family Revocable Trust/member-beneficiary language after confirming the exact trust role.</w:t>
      </w:r>
    </w:p>
    <w:p w14:paraId="27145D45" w14:textId="11B693CA" w:rsidR="00E00E5D" w:rsidRPr="00CC6850" w:rsidRDefault="00791C6B" w:rsidP="00CC6850">
      <w:pPr>
        <w:widowControl w:val="0"/>
        <w:spacing w:after="0"/>
        <w:ind w:left="576"/>
        <w:jc w:val="both"/>
        <w:rPr>
          <w:sz w:val="22"/>
          <w:szCs w:val="20"/>
        </w:rPr>
      </w:pPr>
      <w:r w:rsidRPr="00CC6850">
        <w:rPr>
          <w:sz w:val="22"/>
          <w:szCs w:val="20"/>
          <w:strike w:val="true"/>
        </w:rPr>
        <w:t xml:space="preserve">Heritage IRA FBO Wesley Dale Browning HSA </w:t>
      </w:r>
      <w:proofErr w:type="gramStart"/>
      <w:r w:rsidRPr="00CC6850">
        <w:rPr>
          <w:b/>
          <w:bCs/>
          <w:sz w:val="22"/>
          <w:szCs w:val="20"/>
          <w:strike w:val="true"/>
        </w:rPr>
        <w:t>#</w:t>
      </w:r>
      <w:r w:rsidR="00A536A4" w:rsidRPr="00CC6850">
        <w:rPr>
          <w:b/>
          <w:bCs/>
          <w:sz w:val="22"/>
          <w:szCs w:val="20"/>
          <w:strike w:val="true"/>
        </w:rPr>
        <w:t>99169956</w:t>
      </w:r>
      <w:r w:rsidRPr="00CC6850">
        <w:rPr>
          <w:sz w:val="22"/>
          <w:szCs w:val="20"/>
          <w:strike w:val="true"/>
        </w:rPr>
        <w:t>;</w:t>
      </w:r>
      <w:proofErr w:type="gramEnd"/>
      <w:r w:rsidRPr="00CC6850">
        <w:rPr>
          <w:sz w:val="22"/>
          <w:szCs w:val="20"/>
          <w:strike w:val="true"/>
        </w:rPr>
        <w:t xml:space="preserve"> </w:t>
      </w:r>
    </w:p>
    <w:p>
      <w:pPr>
        <w:widowControl w:val="0"/>
        <w:spacing w:after="0"/>
        <w:ind w:left="576"/>
        <w:jc w:val="both"/>
        <w:rPr>
          <w:sz w:val="22"/>
          <w:szCs w:val="20"/>
        </w:rPr>
      </w:pPr>
      <w:r>
        <w:rPr>
          <w:color w:val="C00000"/>
        </w:rPr>
        <w:t xml:space="preserve">BYH V2 NOTE: This retirement-account member substitution is inapplicable. Use Browning Family Revocable Trust/member-beneficiary language after confirming the exact trust role.</w:t>
      </w:r>
    </w:p>
    <w:p w14:paraId="2114D080" w14:textId="77777777" w:rsidR="00E00E5D" w:rsidRPr="00CC6850" w:rsidRDefault="00791C6B" w:rsidP="00CC6850">
      <w:pPr>
        <w:widowControl w:val="0"/>
        <w:spacing w:after="0"/>
        <w:jc w:val="both"/>
        <w:rPr>
          <w:sz w:val="22"/>
          <w:szCs w:val="20"/>
        </w:rPr>
      </w:pPr>
      <w:r w:rsidRPr="00CC6850">
        <w:rPr>
          <w:sz w:val="22"/>
          <w:szCs w:val="20"/>
          <w:strike w:val="true"/>
        </w:rPr>
        <w:t>Quest Trust Company FBO Wesley Dale Browning Roth IRA #3417921 is being replaced by</w:t>
      </w:r>
    </w:p>
    <w:p>
      <w:pPr>
        <w:widowControl w:val="0"/>
        <w:spacing w:after="0"/>
        <w:jc w:val="both"/>
        <w:rPr>
          <w:sz w:val="22"/>
          <w:szCs w:val="20"/>
        </w:rPr>
      </w:pPr>
      <w:r>
        <w:rPr>
          <w:color w:val="C00000"/>
        </w:rPr>
        <w:t xml:space="preserve">BYH V2 NOTE: This retirement-account member substitution is inapplicable. Use Browning Family Revocable Trust/member-beneficiary language after confirming the exact trust role.</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strike w:val="true"/>
        </w:rPr>
        <w:t xml:space="preserve">Heritage IRA FBO Wesley Dale Browning Roth IRA </w:t>
      </w:r>
      <w:proofErr w:type="gramStart"/>
      <w:r w:rsidRPr="00CC6850">
        <w:rPr>
          <w:sz w:val="22"/>
          <w:szCs w:val="20"/>
          <w:strike w:val="true"/>
        </w:rPr>
        <w:t>#</w:t>
      </w:r>
      <w:r w:rsidR="0037362C" w:rsidRPr="00CC6850">
        <w:rPr>
          <w:b/>
          <w:bCs/>
          <w:sz w:val="22"/>
          <w:u w:val="single"/>
          <w:strike w:val="true"/>
        </w:rPr>
        <w:t>8870274</w:t>
      </w:r>
      <w:r w:rsidRPr="00CC6850">
        <w:rPr>
          <w:sz w:val="22"/>
          <w:szCs w:val="20"/>
          <w:strike w:val="true"/>
        </w:rPr>
        <w:t>;</w:t>
      </w:r>
      <w:proofErr w:type="gramEnd"/>
      <w:r w:rsidRPr="00CC6850">
        <w:rPr>
          <w:sz w:val="22"/>
          <w:szCs w:val="20"/>
          <w:strike w:val="true"/>
        </w:rPr>
        <w:t xml:space="preserve"> </w:t>
      </w:r>
    </w:p>
    <w:p>
      <w:pPr>
        <w:widowControl w:val="0"/>
        <w:spacing w:after="0"/>
        <w:ind w:left="576"/>
        <w:jc w:val="both"/>
        <w:rPr>
          <w:sz w:val="22"/>
          <w:szCs w:val="20"/>
        </w:rPr>
      </w:pPr>
      <w:r>
        <w:rPr>
          <w:color w:val="C00000"/>
        </w:rPr>
        <w:t xml:space="preserve">BYH V2 NOTE: This retirement-account member substitution is inapplicable. Use Browning Family Revocable Trust/member-beneficiary language after confirming the exact trust role.</w:t>
      </w:r>
    </w:p>
    <w:bookmarkEnd w:id="0"/>
    <w:p w14:paraId="7B0ACB72" w14:textId="6CEB0428" w:rsidR="00707038" w:rsidRPr="00CC6850" w:rsidRDefault="00791C6B" w:rsidP="00CC6850">
      <w:pPr>
        <w:widowControl w:val="0"/>
        <w:spacing w:after="0"/>
        <w:jc w:val="both"/>
        <w:rPr>
          <w:sz w:val="22"/>
          <w:szCs w:val="20"/>
        </w:rPr>
      </w:pPr>
      <w:r w:rsidRPr="00CC6850">
        <w:rPr>
          <w:sz w:val="22"/>
          <w:szCs w:val="20"/>
          <w:strike w:val="true"/>
        </w:rPr>
        <w:t>Quest Trust Company FBO Jeanette W.</w:t>
      </w:r>
      <w:r w:rsidR="00D409B3" w:rsidRPr="00CC6850">
        <w:rPr>
          <w:sz w:val="22"/>
          <w:szCs w:val="20"/>
          <w:strike w:val="true"/>
        </w:rPr>
        <w:t xml:space="preserve"> Hollinger Roth IRA</w:t>
      </w:r>
      <w:r w:rsidR="0055271F" w:rsidRPr="00CC6850">
        <w:rPr>
          <w:sz w:val="22"/>
          <w:szCs w:val="20"/>
          <w:strike w:val="true"/>
        </w:rPr>
        <w:t xml:space="preserve"> </w:t>
      </w:r>
      <w:r w:rsidR="00D409B3" w:rsidRPr="00CC6850">
        <w:rPr>
          <w:sz w:val="22"/>
          <w:szCs w:val="20"/>
          <w:strike w:val="true"/>
        </w:rPr>
        <w:t>#3419521</w:t>
      </w:r>
      <w:r w:rsidR="00707038" w:rsidRPr="00CC6850">
        <w:rPr>
          <w:sz w:val="22"/>
          <w:szCs w:val="20"/>
          <w:strike w:val="true"/>
        </w:rPr>
        <w:t xml:space="preserve"> is being replaced by</w:t>
      </w:r>
    </w:p>
    <w:p>
      <w:pPr>
        <w:widowControl w:val="0"/>
        <w:spacing w:after="0"/>
        <w:jc w:val="both"/>
        <w:rPr>
          <w:sz w:val="22"/>
          <w:szCs w:val="20"/>
        </w:rPr>
      </w:pPr>
      <w:r>
        <w:rPr>
          <w:color w:val="C00000"/>
        </w:rPr>
        <w:t xml:space="preserve">BYH V2 NOTE: This retirement-account member substitution is inapplicable. Use Browning Family Revocable Trust/member-beneficiary language after confirming the exact trust role.</w:t>
      </w:r>
    </w:p>
    <w:p w14:paraId="6FA99257" w14:textId="00D2767B" w:rsidR="00707038" w:rsidRPr="00CC6850" w:rsidRDefault="00707038" w:rsidP="00CC6850">
      <w:pPr>
        <w:widowControl w:val="0"/>
        <w:spacing w:after="0"/>
        <w:ind w:left="576"/>
        <w:jc w:val="both"/>
        <w:rPr>
          <w:sz w:val="22"/>
          <w:szCs w:val="20"/>
        </w:rPr>
      </w:pPr>
      <w:r w:rsidRPr="00CC6850">
        <w:rPr>
          <w:sz w:val="22"/>
          <w:szCs w:val="20"/>
          <w:strike w:val="true"/>
        </w:rPr>
        <w:t xml:space="preserve">Heritage IRA FBO </w:t>
      </w:r>
      <w:r w:rsidR="00147627" w:rsidRPr="00CC6850">
        <w:rPr>
          <w:sz w:val="22"/>
          <w:szCs w:val="20"/>
          <w:strike w:val="true"/>
        </w:rPr>
        <w:t>Jeanette W. Hollinger</w:t>
      </w:r>
      <w:r w:rsidRPr="00CC6850">
        <w:rPr>
          <w:sz w:val="22"/>
          <w:szCs w:val="20"/>
          <w:strike w:val="true"/>
        </w:rPr>
        <w:t xml:space="preserve"> Roth IRA </w:t>
      </w:r>
      <w:proofErr w:type="gramStart"/>
      <w:r w:rsidRPr="00CC6850">
        <w:rPr>
          <w:sz w:val="22"/>
          <w:szCs w:val="20"/>
          <w:strike w:val="true"/>
        </w:rPr>
        <w:t>#</w:t>
      </w:r>
      <w:r w:rsidR="0038070B" w:rsidRPr="00CC6850">
        <w:rPr>
          <w:b/>
          <w:bCs/>
          <w:sz w:val="22"/>
          <w:u w:val="single"/>
          <w:strike w:val="true"/>
        </w:rPr>
        <w:t>61077178</w:t>
      </w:r>
      <w:r w:rsidRPr="00CC6850">
        <w:rPr>
          <w:sz w:val="22"/>
          <w:szCs w:val="20"/>
          <w:strike w:val="true"/>
        </w:rPr>
        <w:t>;</w:t>
      </w:r>
      <w:proofErr w:type="gramEnd"/>
      <w:r w:rsidRPr="00CC6850">
        <w:rPr>
          <w:sz w:val="22"/>
          <w:szCs w:val="20"/>
          <w:strike w:val="true"/>
        </w:rPr>
        <w:t xml:space="preserve"> </w:t>
      </w:r>
    </w:p>
    <w:p>
      <w:pPr>
        <w:widowControl w:val="0"/>
        <w:spacing w:after="0"/>
        <w:ind w:left="576"/>
        <w:jc w:val="both"/>
        <w:rPr>
          <w:sz w:val="22"/>
          <w:szCs w:val="20"/>
        </w:rPr>
      </w:pPr>
      <w:r>
        <w:rPr>
          <w:color w:val="C00000"/>
        </w:rPr>
        <w:t xml:space="preserve">BYH V2 NOTE: This retirement-account member substitution is inapplicable. Use Browning Family Revocable Trust/member-beneficiary language after confirming the exact trust role.</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w:t>
      </w:r>
      <w:r w:rsidR="00A57487">
        <w:t>a</w:t>
      </w:r>
      <w:r>
        <w:t xml:space="preserve">greements hereinafter set forth and for other good and valuable consideration, the receipt and adequacy of which are hereby acknowledged, the parties hereto agree to this Amended and Restated Operating Agreement of </w:t>
      </w:r>
      <w:r>
        <w:rPr>
          <w:strike w:val="true"/>
        </w:rPr>
        <w:t xml:space="preserve">Sell Your Home, LLC</w:t>
      </w:r>
      <w:r>
        <w:rPr>
          <w:color w:val="C00000"/>
        </w:rPr>
        <w:t xml:space="preserve"> Buy Your Home, LLC</w:t>
      </w:r>
      <w:r>
        <w:t xml:space="preserve">.</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rPr>
        <w:t xml:space="preserve">This Section provides </w:t>
      </w:r>
      <w:proofErr w:type="gramStart"/>
      <w:r w:rsidRPr="003D0C0A">
        <w:rPr>
          <w:szCs w:val="24"/>
        </w:rPr>
        <w:t>a brief summary</w:t>
      </w:r>
      <w:proofErr w:type="gramEnd"/>
      <w:r>
        <w:rPr>
          <w:szCs w:val="24"/>
        </w:rPr>
        <w:t xml:space="preserve"> of each Article in the Operating Agreement for </w:t>
      </w:r>
      <w:r>
        <w:rPr>
          <w:szCs w:val="24"/>
          <w:strike w:val="true"/>
        </w:rPr>
        <w:t xml:space="preserve">Sell Your Home, LLC</w:t>
      </w:r>
      <w:r>
        <w:rPr>
          <w:szCs w:val="24"/>
          <w:color w:val="C00000"/>
        </w:rPr>
        <w:t xml:space="preserve"> Buy Your Home, LLC</w:t>
      </w:r>
      <w:r>
        <w:rPr>
          <w:szCs w:val="24"/>
        </w:rPr>
        <w:t xml:space="preserve">.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Pr>
          <w:szCs w:val="24"/>
        </w:rPr>
        <w:t xml:space="preserve">Main office: 2156 Haig Point Way, Raleigh, NC, unless changed by </w:t>
      </w:r>
      <w:r>
        <w:rPr>
          <w:szCs w:val="24"/>
          <w:strike w:val="true"/>
        </w:rPr>
        <w:t xml:space="preserve">Manager(s)</w:t>
      </w:r>
      <w:r>
        <w:rPr>
          <w:szCs w:val="24"/>
          <w:color w:val="C00000"/>
        </w:rPr>
        <w:t xml:space="preserve"> Manager</w:t>
      </w:r>
      <w:r>
        <w:rPr>
          <w:szCs w:val="24"/>
        </w:rPr>
        <w:t xml:space="preserve">.</w:t>
      </w:r>
    </w:p>
    <w:p w14:paraId="5530BD6A" w14:textId="77777777" w:rsidR="00722184" w:rsidRPr="004C6572" w:rsidRDefault="00722184" w:rsidP="007A3BE0">
      <w:pPr>
        <w:widowControl w:val="0"/>
        <w:numPr>
          <w:ilvl w:val="0"/>
          <w:numId w:val="13"/>
        </w:numPr>
        <w:spacing w:after="0"/>
        <w:rPr>
          <w:szCs w:val="24"/>
        </w:rPr>
      </w:pPr>
      <w:r w:rsidRPr="004C6572">
        <w:rPr>
          <w:szCs w:val="24"/>
        </w:rPr>
        <w:t xml:space="preserve">Additional offices </w:t>
      </w:r>
      <w:proofErr w:type="gramStart"/>
      <w:r w:rsidRPr="004C6572">
        <w:rPr>
          <w:szCs w:val="24"/>
        </w:rPr>
        <w:t>allowed</w:t>
      </w:r>
      <w:proofErr w:type="gramEnd"/>
      <w:r w:rsidRPr="004C6572">
        <w:rPr>
          <w:szCs w:val="24"/>
        </w:rPr>
        <w:t xml:space="preserve">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 xml:space="preserve">Members can inspect records with written </w:t>
      </w:r>
      <w:proofErr w:type="gramStart"/>
      <w:r w:rsidRPr="004C6572">
        <w:rPr>
          <w:szCs w:val="24"/>
        </w:rPr>
        <w:t>request</w:t>
      </w:r>
      <w:proofErr w:type="gramEnd"/>
      <w:r w:rsidRPr="004C6572">
        <w:rPr>
          <w:szCs w:val="24"/>
        </w:rPr>
        <w:t xml:space="preserve">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Pr>
          <w:szCs w:val="24"/>
          <w:strike w:val="true"/>
        </w:rPr>
        <w:t xml:space="preserve">Manager(s)</w:t>
      </w:r>
      <w:r>
        <w:rPr>
          <w:szCs w:val="24"/>
          <w:color w:val="C00000"/>
        </w:rPr>
        <w:t xml:space="preserve"> Manager</w:t>
      </w:r>
      <w:r>
        <w:rPr>
          <w:szCs w:val="24"/>
        </w:rPr>
        <w:t xml:space="preserve">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 xml:space="preserve">If a </w:t>
      </w:r>
      <w:proofErr w:type="gramStart"/>
      <w:r w:rsidRPr="004C6572">
        <w:rPr>
          <w:szCs w:val="24"/>
        </w:rPr>
        <w:t>Member</w:t>
      </w:r>
      <w:proofErr w:type="gramEnd"/>
      <w:r w:rsidRPr="004C6572">
        <w:rPr>
          <w:szCs w:val="24"/>
        </w:rPr>
        <w:t xml:space="preserve">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Pr>
          <w:szCs w:val="24"/>
        </w:rPr>
        <w:t xml:space="preserve">: Held every second Monday in January to elect </w:t>
      </w:r>
      <w:r>
        <w:rPr>
          <w:szCs w:val="24"/>
          <w:strike w:val="true"/>
        </w:rPr>
        <w:t xml:space="preserve">Manager(s)</w:t>
      </w:r>
      <w:r>
        <w:rPr>
          <w:szCs w:val="24"/>
          <w:color w:val="C00000"/>
        </w:rPr>
        <w:t xml:space="preserve"> Manager</w:t>
      </w:r>
      <w:r>
        <w:rPr>
          <w:szCs w:val="24"/>
        </w:rPr>
        <w:t xml:space="preserve">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Pr>
          <w:szCs w:val="24"/>
        </w:rPr>
        <w:t xml:space="preserve">: Can be called by </w:t>
      </w:r>
      <w:r>
        <w:rPr>
          <w:szCs w:val="24"/>
          <w:strike w:val="true"/>
        </w:rPr>
        <w:t xml:space="preserve">Manager(s)</w:t>
      </w:r>
      <w:r>
        <w:rPr>
          <w:szCs w:val="24"/>
          <w:color w:val="C00000"/>
        </w:rPr>
        <w:t xml:space="preserve"> Manager</w:t>
      </w:r>
      <w:r>
        <w:rPr>
          <w:szCs w:val="24"/>
        </w:rPr>
        <w:t xml:space="preserve">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xml:space="preserve">: More than 50% of voting Units </w:t>
      </w:r>
      <w:proofErr w:type="gramStart"/>
      <w:r w:rsidRPr="004C6572">
        <w:rPr>
          <w:szCs w:val="24"/>
        </w:rPr>
        <w:t>required</w:t>
      </w:r>
      <w:proofErr w:type="gramEnd"/>
      <w:r w:rsidRPr="004C6572">
        <w:rPr>
          <w:szCs w:val="24"/>
        </w:rPr>
        <w:t xml:space="preserve">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pPr>
        <w:widowControl w:val="0"/>
        <w:numPr>
          <w:ilvl w:val="0"/>
          <w:numId w:val="15"/>
        </w:numPr>
        <w:spacing w:after="0"/>
        <w:rPr>
          <w:szCs w:val="24"/>
        </w:rPr>
      </w:pPr>
      <w:r>
        <w:rPr>
          <w:color w:val="C00000"/>
        </w:rPr>
        <w:t xml:space="preserve">BYH V3 TRUSTEE VOTING: Because Browning Family Revocable Trust is the trust/beneficiary ownership reference, voting power should be exercised by its Trustees. Current voting Trustees: Wes Browning and Jenny Hollinger.</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Pr>
          <w:b/>
          <w:bCs/>
          <w:szCs w:val="24"/>
        </w:rPr>
        <w:t xml:space="preserve">Article 5 – </w:t>
      </w:r>
      <w:r>
        <w:rPr>
          <w:b/>
          <w:bCs/>
          <w:szCs w:val="24"/>
          <w:strike w:val="true"/>
        </w:rPr>
        <w:t xml:space="preserve">Manager(s)</w:t>
      </w:r>
      <w:r>
        <w:rPr>
          <w:b/>
          <w:bCs/>
          <w:szCs w:val="24"/>
          <w:color w:val="C00000"/>
        </w:rPr>
        <w:t xml:space="preserve"> Manager</w:t>
      </w:r>
      <w:r>
        <w:rPr>
          <w:b/>
          <w:bCs/>
          <w:szCs w:val="24"/>
        </w:rPr>
        <w:t xml:space="preserve"> </w:t>
      </w:r>
    </w:p>
    <w:p w14:paraId="6932F680" w14:textId="77777777" w:rsidR="00722184" w:rsidRPr="00E63AC8" w:rsidRDefault="00722184" w:rsidP="007A3BE0">
      <w:pPr>
        <w:widowControl w:val="0"/>
        <w:numPr>
          <w:ilvl w:val="0"/>
          <w:numId w:val="16"/>
        </w:numPr>
        <w:spacing w:after="0"/>
        <w:rPr>
          <w:szCs w:val="24"/>
        </w:rPr>
      </w:pPr>
      <w:r>
        <w:rPr>
          <w:szCs w:val="24"/>
        </w:rPr>
        <w:t xml:space="preserve">The Company is managed by </w:t>
      </w:r>
      <w:r>
        <w:rPr>
          <w:szCs w:val="24"/>
          <w:strike w:val="true"/>
        </w:rPr>
        <w:t xml:space="preserve">one or more Manager(s)</w:t>
      </w:r>
      <w:r>
        <w:rPr>
          <w:szCs w:val="24"/>
          <w:color w:val="C00000"/>
        </w:rPr>
        <w:t xml:space="preserve"> Wesley Dale Browning as initial Manager</w:t>
      </w:r>
      <w:r>
        <w:rPr>
          <w:szCs w:val="24"/>
        </w:rPr>
        <w:t xml:space="preserve">, </w:t>
      </w:r>
      <w:r>
        <w:rPr>
          <w:szCs w:val="24"/>
          <w:strike w:val="true"/>
        </w:rPr>
        <w:t xml:space="preserve">elected annually by Members</w:t>
      </w:r>
      <w:r>
        <w:rPr>
          <w:szCs w:val="24"/>
          <w:color w:val="C00000"/>
        </w:rPr>
        <w:t xml:space="preserve"> serving until replaced by the Member</w:t>
      </w:r>
      <w:r>
        <w:rPr>
          <w:szCs w:val="24"/>
        </w:rPr>
        <w:t xml:space="preserve">.</w:t>
      </w:r>
    </w:p>
    <w:p w14:paraId="6327879B" w14:textId="77777777" w:rsidR="00722184" w:rsidRPr="00E63AC8" w:rsidRDefault="00722184" w:rsidP="007A3BE0">
      <w:pPr>
        <w:widowControl w:val="0"/>
        <w:numPr>
          <w:ilvl w:val="0"/>
          <w:numId w:val="16"/>
        </w:numPr>
        <w:spacing w:after="0"/>
        <w:rPr>
          <w:szCs w:val="24"/>
        </w:rPr>
      </w:pPr>
      <w:r w:rsidRPr="00E63AC8">
        <w:rPr>
          <w:szCs w:val="24"/>
          <w:strike w:val="true"/>
        </w:rPr>
        <w:t xml:space="preserve">Manager(s) need not be Members and cannot be disqualified </w:t>
      </w:r>
      <w:proofErr w:type="gramStart"/>
      <w:r w:rsidRPr="00E63AC8">
        <w:rPr>
          <w:szCs w:val="24"/>
          <w:strike w:val="true"/>
        </w:rPr>
        <w:t>persons</w:t>
      </w:r>
      <w:proofErr w:type="gramEnd"/>
      <w:r w:rsidRPr="00E63AC8">
        <w:rPr>
          <w:szCs w:val="24"/>
          <w:strike w:val="true"/>
        </w:rPr>
        <w:t xml:space="preserve"> (e.g., IRA Account Holders).</w:t>
      </w:r>
    </w:p>
    <w:p w14:paraId="7E8A2FDA" w14:textId="77777777" w:rsidR="00722184" w:rsidRPr="00E63AC8" w:rsidRDefault="00722184" w:rsidP="007A3BE0">
      <w:pPr>
        <w:widowControl w:val="0"/>
        <w:numPr>
          <w:ilvl w:val="0"/>
          <w:numId w:val="16"/>
        </w:numPr>
        <w:spacing w:after="0"/>
        <w:rPr>
          <w:szCs w:val="24"/>
        </w:rPr>
      </w:pPr>
      <w:r>
        <w:rPr>
          <w:szCs w:val="24"/>
          <w:strike w:val="true"/>
        </w:rPr>
        <w:t xml:space="preserve">Manager(s)</w:t>
      </w:r>
      <w:r>
        <w:rPr>
          <w:szCs w:val="24"/>
          <w:color w:val="C00000"/>
        </w:rPr>
        <w:t xml:space="preserve"> Manager</w:t>
      </w:r>
      <w:r>
        <w:rPr>
          <w:szCs w:val="24"/>
        </w:rPr>
        <w:t xml:space="preserve">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strike w:val="true"/>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 xml:space="preserve">Legal costs may be advanced before proceedings conclude if the Manager agrees to </w:t>
      </w:r>
      <w:proofErr w:type="gramStart"/>
      <w:r w:rsidRPr="00E63AC8">
        <w:rPr>
          <w:szCs w:val="24"/>
        </w:rPr>
        <w:t>repay if</w:t>
      </w:r>
      <w:proofErr w:type="gramEnd"/>
      <w:r w:rsidRPr="00E63AC8">
        <w:rPr>
          <w:szCs w:val="24"/>
        </w:rPr>
        <w:t xml:space="preserve">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strike w:val="true"/>
        </w:rPr>
        <w:t>Additional Capital</w:t>
      </w:r>
      <w:r w:rsidRPr="00E63AC8">
        <w:rPr>
          <w:szCs w:val="24"/>
          <w:strike w:val="true"/>
        </w:rPr>
        <w:t>: Only allowed with IRS clearance to avoid prohibited transactions.</w:t>
      </w:r>
    </w:p>
    <w:p>
      <w:pPr>
        <w:widowControl w:val="0"/>
        <w:numPr>
          <w:ilvl w:val="0"/>
          <w:numId w:val="18"/>
        </w:numPr>
        <w:spacing w:after="0"/>
        <w:rPr>
          <w:szCs w:val="24"/>
        </w:rPr>
      </w:pPr>
      <w:r>
        <w:rPr>
          <w:color w:val="C00000"/>
        </w:rPr>
        <w:t xml:space="preserve">BYH V2 NOTE: This retirement-account prohibited-transaction clause appears inapplicable to the stated BYH facts and should be replaced with ordinary conflict-of-interest and authority language.</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Pr>
          <w:szCs w:val="24"/>
        </w:rPr>
        <w:t xml:space="preserve">: Made at </w:t>
      </w:r>
      <w:r>
        <w:rPr>
          <w:szCs w:val="24"/>
          <w:strike w:val="true"/>
        </w:rPr>
        <w:t xml:space="preserve">Manager(s)</w:t>
      </w:r>
      <w:r>
        <w:rPr>
          <w:szCs w:val="24"/>
          <w:color w:val="C00000"/>
        </w:rPr>
        <w:t xml:space="preserve"> Manager</w:t>
      </w:r>
      <w:r>
        <w:rPr>
          <w:szCs w:val="24"/>
        </w:rPr>
        <w:t xml:space="preserve">’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Pr>
          <w:szCs w:val="24"/>
        </w:rPr>
        <w:t xml:space="preserve">: </w:t>
      </w:r>
      <w:r>
        <w:rPr>
          <w:szCs w:val="24"/>
          <w:strike w:val="true"/>
        </w:rPr>
        <w:t xml:space="preserve">Manager(s)</w:t>
      </w:r>
      <w:r>
        <w:rPr>
          <w:szCs w:val="24"/>
          <w:color w:val="C00000"/>
        </w:rPr>
        <w:t xml:space="preserve"> Manager</w:t>
      </w:r>
      <w:r>
        <w:rPr>
          <w:szCs w:val="24"/>
        </w:rPr>
        <w:t xml:space="preserve">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Pr>
          <w:szCs w:val="24"/>
        </w:rPr>
        <w:t xml:space="preserve">: </w:t>
      </w:r>
      <w:r>
        <w:rPr>
          <w:szCs w:val="24"/>
          <w:strike w:val="true"/>
        </w:rPr>
        <w:t xml:space="preserve">Manager(s)</w:t>
      </w:r>
      <w:r>
        <w:rPr>
          <w:szCs w:val="24"/>
          <w:color w:val="C00000"/>
        </w:rPr>
        <w:t xml:space="preserve"> Manager</w:t>
      </w:r>
      <w:r>
        <w:rPr>
          <w:szCs w:val="24"/>
        </w:rPr>
        <w:t xml:space="preserve">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strike w:val="true"/>
        </w:rPr>
        <w:t>Prohibited Transactions</w:t>
      </w:r>
      <w:r w:rsidRPr="00E63AC8">
        <w:rPr>
          <w:szCs w:val="24"/>
          <w:strike w:val="true"/>
        </w:rPr>
        <w:t>: Manager(s) must avoid any “prohibited transaction” under IRC §4975 affecting IRA/ESA/HSA Members.</w:t>
      </w:r>
    </w:p>
    <w:p>
      <w:pPr>
        <w:widowControl w:val="0"/>
        <w:numPr>
          <w:ilvl w:val="0"/>
          <w:numId w:val="20"/>
        </w:numPr>
        <w:spacing w:after="0"/>
        <w:rPr>
          <w:szCs w:val="24"/>
        </w:rPr>
      </w:pPr>
      <w:r>
        <w:rPr>
          <w:color w:val="C00000"/>
        </w:rPr>
        <w:t xml:space="preserve">BYH V2 NOTE: This retirement-account prohibited-transaction clause appears inapplicable to the stated BYH facts and should be replaced with ordinary conflict-of-interest and authority language.</w:t>
      </w:r>
    </w:p>
    <w:p w14:paraId="65E24298" w14:textId="77777777" w:rsidR="00722184" w:rsidRPr="00E63AC8" w:rsidRDefault="00722184" w:rsidP="007A3BE0">
      <w:pPr>
        <w:widowControl w:val="0"/>
        <w:numPr>
          <w:ilvl w:val="0"/>
          <w:numId w:val="20"/>
        </w:numPr>
        <w:spacing w:after="0"/>
        <w:rPr>
          <w:szCs w:val="24"/>
        </w:rPr>
      </w:pPr>
      <w:r w:rsidRPr="00E63AC8">
        <w:rPr>
          <w:b/>
          <w:bCs/>
          <w:szCs w:val="24"/>
          <w:strike w:val="true"/>
        </w:rPr>
        <w:t>UBTI &amp; UDFI</w:t>
      </w:r>
      <w:r w:rsidRPr="00E63AC8">
        <w:rPr>
          <w:szCs w:val="24"/>
          <w:strike w:val="true"/>
        </w:rPr>
        <w:t>: Members are responsible for taxes on Unrelated Business or Debt-Financed Income; Manager must provide info for IRS filings.</w:t>
      </w:r>
    </w:p>
    <w:p>
      <w:pPr>
        <w:widowControl w:val="0"/>
        <w:numPr>
          <w:ilvl w:val="0"/>
          <w:numId w:val="20"/>
        </w:numPr>
        <w:spacing w:after="0"/>
        <w:rPr>
          <w:szCs w:val="24"/>
        </w:rPr>
      </w:pPr>
      <w:r>
        <w:rPr>
          <w:color w:val="C00000"/>
        </w:rPr>
        <w:t xml:space="preserve">BYH V2 NOTE: This retirement-account tax-reporting language appears inapplicable; confirm S corporation tax language with CPA/tax counsel.</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Pr>
          <w:szCs w:val="24"/>
        </w:rPr>
        <w:t xml:space="preserve">: </w:t>
      </w:r>
      <w:r>
        <w:rPr>
          <w:szCs w:val="24"/>
          <w:strike w:val="true"/>
        </w:rPr>
        <w:t xml:space="preserve">Manager(s)</w:t>
      </w:r>
      <w:r>
        <w:rPr>
          <w:szCs w:val="24"/>
          <w:color w:val="C00000"/>
        </w:rPr>
        <w:t xml:space="preserve"> Manager</w:t>
      </w:r>
      <w:r>
        <w:rPr>
          <w:szCs w:val="24"/>
        </w:rPr>
        <w:t xml:space="preserve">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strike w:val="true"/>
        </w:rPr>
        <w:t>Borrowing</w:t>
      </w:r>
      <w:r w:rsidRPr="00E63AC8">
        <w:rPr>
          <w:szCs w:val="24"/>
          <w:strike w:val="true"/>
        </w:rPr>
        <w:t xml:space="preserve">: Company can borrow for real estate only with 75% Member approval; disqualified </w:t>
      </w:r>
      <w:proofErr w:type="gramStart"/>
      <w:r w:rsidRPr="00E63AC8">
        <w:rPr>
          <w:szCs w:val="24"/>
          <w:strike w:val="true"/>
        </w:rPr>
        <w:t>persons</w:t>
      </w:r>
      <w:proofErr w:type="gramEnd"/>
      <w:r w:rsidRPr="00E63AC8">
        <w:rPr>
          <w:szCs w:val="24"/>
          <w:strike w:val="true"/>
        </w:rPr>
        <w:t xml:space="preserve">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strike w:val="true"/>
        </w:rPr>
        <w:t>RMDs</w:t>
      </w:r>
      <w:r w:rsidRPr="00E63AC8">
        <w:rPr>
          <w:szCs w:val="24"/>
          <w:strike w:val="true"/>
        </w:rPr>
        <w:t>: Members subject to Required Minimum Distributions (RMDs) must ensure separate funds are available to satisfy them.</w:t>
      </w:r>
    </w:p>
    <w:p>
      <w:pPr>
        <w:widowControl w:val="0"/>
        <w:numPr>
          <w:ilvl w:val="0"/>
          <w:numId w:val="20"/>
        </w:numPr>
        <w:spacing w:after="0"/>
        <w:rPr>
          <w:szCs w:val="24"/>
        </w:rPr>
      </w:pPr>
      <w:r>
        <w:rPr>
          <w:color w:val="C00000"/>
        </w:rPr>
        <w:t xml:space="preserve">BYH V2 NOTE: This RMD clause appears inapplicable to the stated BYH facts.</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Pr>
          <w:color w:val="0070C0"/>
        </w:rPr>
        <w:t xml:space="preserve">The Company’s registered office and agent in North Carolina will be chosen by the </w:t>
      </w:r>
      <w:r>
        <w:rPr>
          <w:color w:val="0070C0"/>
          <w:strike w:val="true"/>
        </w:rPr>
        <w:t xml:space="preserve">Manager(s)</w:t>
      </w:r>
      <w:r>
        <w:rPr>
          <w:color w:val="C00000"/>
        </w:rPr>
        <w:t xml:space="preserve"> Manager</w:t>
      </w:r>
      <w:r>
        <w:rPr>
          <w:color w:val="0070C0"/>
        </w:rPr>
        <w:t xml:space="preserve">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Pr>
          <w:bCs w:val="0"/>
          <w:color w:val="0070C0"/>
        </w:rPr>
        <w:t xml:space="preserve">The Company’s main office will be at 2156 Haig Point Way, Raleigh, NC 27604, unless the </w:t>
      </w:r>
      <w:r>
        <w:rPr>
          <w:bCs w:val="0"/>
          <w:color w:val="0070C0"/>
          <w:strike w:val="true"/>
        </w:rPr>
        <w:t xml:space="preserve">Manager(s)</w:t>
      </w:r>
      <w:r>
        <w:rPr>
          <w:bCs w:val="0"/>
          <w:color w:val="C00000"/>
        </w:rPr>
        <w:t xml:space="preserve"> Manager</w:t>
      </w:r>
      <w:r>
        <w:rPr>
          <w:bCs w:val="0"/>
          <w:color w:val="0070C0"/>
        </w:rPr>
        <w:t xml:space="preserve"> </w:t>
      </w:r>
      <w:proofErr w:type="gramStart"/>
      <w:r w:rsidR="00245BC4" w:rsidRPr="00245BC4">
        <w:rPr>
          <w:bCs w:val="0"/>
          <w:color w:val="0070C0"/>
        </w:rPr>
        <w:t>choose</w:t>
      </w:r>
      <w:proofErr w:type="gramEnd"/>
      <w:r w:rsidR="00245BC4" w:rsidRPr="00245BC4">
        <w:rPr>
          <w:bCs w:val="0"/>
          <w:color w:val="0070C0"/>
        </w:rPr>
        <w:t xml:space="preserv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Pr>
          <w:bCs w:val="0"/>
          <w:color w:val="0070C0"/>
        </w:rPr>
        <w:t xml:space="preserve">The Company can set up additional offices anywhere, inside or outside North Carolina, as needed and decided by the </w:t>
      </w:r>
      <w:r>
        <w:rPr>
          <w:bCs w:val="0"/>
          <w:color w:val="0070C0"/>
          <w:strike w:val="true"/>
        </w:rPr>
        <w:t xml:space="preserve">Manager(s)</w:t>
      </w:r>
      <w:r>
        <w:rPr>
          <w:bCs w:val="0"/>
          <w:color w:val="C00000"/>
        </w:rPr>
        <w:t xml:space="preserve"> Manager</w:t>
      </w:r>
      <w:r>
        <w:rPr>
          <w:bCs w:val="0"/>
          <w:color w:val="0070C0"/>
        </w:rPr>
        <w:t xml:space="preserve">.</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 xml:space="preserve">Any Member can request in writing to inspect the Company’s records during normal business hours and make copies. However, Members can’t misuse the information or share it with competitors. The Company may require the Member to agree to cover any </w:t>
      </w:r>
      <w:proofErr w:type="gramStart"/>
      <w:r w:rsidR="0088489A" w:rsidRPr="0088489A">
        <w:rPr>
          <w:color w:val="0070C0"/>
        </w:rPr>
        <w:t>damages</w:t>
      </w:r>
      <w:proofErr w:type="gramEnd"/>
      <w:r w:rsidR="0088489A" w:rsidRPr="0088489A">
        <w:rPr>
          <w:color w:val="0070C0"/>
        </w:rPr>
        <w:t xml:space="preserve">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 xml:space="preserve">The Company’s sole business is investing in residential real estate for rental income and long-term growth. Members can invest in other real estate on their own, </w:t>
      </w:r>
      <w:proofErr w:type="gramStart"/>
      <w:r w:rsidR="00245BC4" w:rsidRPr="00245BC4">
        <w:rPr>
          <w:bCs w:val="0"/>
          <w:color w:val="0070C0"/>
        </w:rPr>
        <w:t>as long as</w:t>
      </w:r>
      <w:proofErr w:type="gramEnd"/>
      <w:r w:rsidR="00245BC4" w:rsidRPr="00245BC4">
        <w:rPr>
          <w:bCs w:val="0"/>
          <w:color w:val="0070C0"/>
        </w:rPr>
        <w:t xml:space="preserve">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pPr>
        <w:pStyle w:val="Heading1"/>
        <w:keepNext w:val="0"/>
        <w:keepLines w:val="0"/>
        <w:widowControl w:val="0"/>
        <w:spacing w:before="0"/>
        <w:rPr>
          <w:color w:val="auto"/>
          <w:u w:val="single"/>
        </w:rPr>
      </w:pPr>
      <w:r>
        <w:rPr>
          <w:color w:val="C00000"/>
        </w:rPr>
        <w:t xml:space="preserve">BYH V2 NOTE: Keep the article structure, but conform plural Member/voting mechanics to a single-member structure after confirming whether Browning Family Revocable Trust is the legal Member, beneficiary, or both.</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pPr>
        <w:pStyle w:val="Heading3"/>
        <w:keepNext w:val="0"/>
        <w:keepLines w:val="0"/>
        <w:widowControl w:val="0"/>
        <w:numPr>
          <w:ilvl w:val="2"/>
          <w:numId w:val="7"/>
        </w:numPr>
        <w:rPr>
          <w:b/>
          <w:bCs w:val="0"/>
          <w:color w:val="auto"/>
          <w:sz w:val="26"/>
          <w:szCs w:val="26"/>
        </w:rPr>
      </w:pPr>
      <w:r>
        <w:rPr>
          <w:color w:val="C00000"/>
        </w:rPr>
        <w:t xml:space="preserve">BYH V3 TRUSTEE VOTING REPLACEMENT: For Units owned by, held for, or beneficially tied to Browning Family Revocable Trust, the voting persons are the Trustees of Browning Family Revocable Trust. As of this draft, the Trustees are Wes Browning and Jenny Hollinger. Either trustee may act only as permitted by the trust documents, and any change in trustee authority should be reflected in the Company records before the vote is recognized.</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Pr>
          <w:color w:val="0070C0"/>
        </w:rPr>
        <w:t xml:space="preserve">To determine which Members can vote, get meeting notices, or receive distributions, the </w:t>
      </w:r>
      <w:r>
        <w:rPr>
          <w:color w:val="0070C0"/>
          <w:strike w:val="true"/>
        </w:rPr>
        <w:t xml:space="preserve">Manager(s)</w:t>
      </w:r>
      <w:r>
        <w:rPr>
          <w:color w:val="C00000"/>
        </w:rPr>
        <w:t xml:space="preserve"> Manager</w:t>
      </w:r>
      <w:r>
        <w:rPr>
          <w:color w:val="0070C0"/>
        </w:rPr>
        <w:t xml:space="preserve">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 xml:space="preserve">he record date for written </w:t>
      </w:r>
      <w:proofErr w:type="gramStart"/>
      <w:r w:rsidRPr="00F33667">
        <w:rPr>
          <w:color w:val="0070C0"/>
        </w:rPr>
        <w:t>consents</w:t>
      </w:r>
      <w:proofErr w:type="gramEnd"/>
      <w:r w:rsidRPr="00F33667">
        <w:rPr>
          <w:color w:val="0070C0"/>
        </w:rPr>
        <w:t xml:space="preserve">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Pr>
          <w:b w:val="0"/>
          <w:bCs w:val="0"/>
          <w:color w:val="0070C0"/>
          <w:sz w:val="22"/>
          <w:szCs w:val="22"/>
        </w:rPr>
        <w:t xml:space="preserve"> still applies—unless the </w:t>
      </w:r>
      <w:r>
        <w:rPr>
          <w:b w:val="0"/>
          <w:bCs w:val="0"/>
          <w:color w:val="0070C0"/>
          <w:sz w:val="22"/>
          <w:szCs w:val="22"/>
          <w:strike w:val="true"/>
        </w:rPr>
        <w:t xml:space="preserve">Manager(s)</w:t>
      </w:r>
      <w:r>
        <w:rPr>
          <w:b w:val="0"/>
          <w:bCs w:val="0"/>
          <w:sz w:val="22"/>
          <w:szCs w:val="22"/>
          <w:color w:val="C00000"/>
        </w:rPr>
        <w:t xml:space="preserve"> Manager</w:t>
      </w:r>
      <w:r>
        <w:rPr>
          <w:b w:val="0"/>
          <w:bCs w:val="0"/>
          <w:color w:val="0070C0"/>
          <w:sz w:val="22"/>
          <w:szCs w:val="22"/>
        </w:rPr>
        <w:t xml:space="preserve"> </w:t>
      </w:r>
      <w:proofErr w:type="gramStart"/>
      <w:r w:rsidRPr="00F33667">
        <w:rPr>
          <w:b w:val="0"/>
          <w:bCs w:val="0"/>
          <w:color w:val="0070C0"/>
          <w:sz w:val="22"/>
          <w:szCs w:val="22"/>
        </w:rPr>
        <w:t>set</w:t>
      </w:r>
      <w:proofErr w:type="gramEnd"/>
      <w:r w:rsidRPr="00F33667">
        <w:rPr>
          <w:b w:val="0"/>
          <w:bCs w:val="0"/>
          <w:color w:val="0070C0"/>
          <w:sz w:val="22"/>
          <w:szCs w:val="22"/>
        </w:rPr>
        <w:t xml:space="preserve">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Pr>
          <w:color w:val="0070C0"/>
        </w:rPr>
        <w:t xml:space="preserve">Membership Units can be paid for with cash, property, or a promise to pay, as approved by the </w:t>
      </w:r>
      <w:r>
        <w:rPr>
          <w:color w:val="0070C0"/>
          <w:strike w:val="true"/>
        </w:rPr>
        <w:t xml:space="preserve">Manager(s)</w:t>
      </w:r>
      <w:r>
        <w:rPr>
          <w:color w:val="C00000"/>
        </w:rPr>
        <w:t xml:space="preserve"> Manager</w:t>
      </w:r>
      <w:r>
        <w:rPr>
          <w:color w:val="0070C0"/>
        </w:rPr>
        <w:t xml:space="preserve">.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Pr>
          <w:bCs w:val="0"/>
          <w:color w:val="auto"/>
        </w:rPr>
        <w:t xml:space="preserve"> The </w:t>
      </w:r>
      <w:r>
        <w:rPr>
          <w:bCs w:val="0"/>
          <w:color w:val="auto"/>
          <w:strike w:val="true"/>
        </w:rPr>
        <w:t xml:space="preserve">Manager(s)</w:t>
      </w:r>
      <w:r>
        <w:rPr>
          <w:bCs w:val="0"/>
          <w:color w:val="C00000"/>
        </w:rPr>
        <w:t xml:space="preserve"> Manager</w:t>
      </w:r>
      <w:r>
        <w:rPr>
          <w:bCs w:val="0"/>
          <w:color w:val="auto"/>
        </w:rPr>
        <w:t xml:space="preserve">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 xml:space="preserve">They control all related matters, </w:t>
      </w:r>
      <w:proofErr w:type="gramStart"/>
      <w:r w:rsidRPr="00CB4CA1">
        <w:rPr>
          <w:bCs w:val="0"/>
          <w:color w:val="0070C0"/>
        </w:rPr>
        <w:t>as long as</w:t>
      </w:r>
      <w:proofErr w:type="gramEnd"/>
      <w:r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Pr>
          <w:b/>
          <w:bCs w:val="0"/>
          <w:u w:val="single"/>
        </w:rPr>
        <w:t xml:space="preserve">Power of the </w:t>
      </w:r>
      <w:r>
        <w:rPr>
          <w:b/>
          <w:bCs w:val="0"/>
          <w:u w:val="single"/>
          <w:strike w:val="true"/>
        </w:rPr>
        <w:t xml:space="preserve">Manager(s)</w:t>
      </w:r>
      <w:r>
        <w:rPr>
          <w:b/>
          <w:bCs w:val="0"/>
          <w:u w:val="single"/>
          <w:color w:val="C00000"/>
        </w:rPr>
        <w:t xml:space="preserve"> Manager</w:t>
      </w:r>
      <w:r>
        <w:rPr>
          <w:b/>
          <w:bCs w:val="0"/>
          <w:u w:val="single"/>
        </w:rPr>
        <w:t xml:space="preserve">.</w:t>
      </w:r>
      <w:r w:rsidRPr="00184709">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 xml:space="preserve">A Member can’t leave or transfer their Units without unanimous approval. If a </w:t>
      </w:r>
      <w:proofErr w:type="gramStart"/>
      <w:r w:rsidR="005D2624" w:rsidRPr="009B221C">
        <w:rPr>
          <w:color w:val="0070C0"/>
        </w:rPr>
        <w:t>Member</w:t>
      </w:r>
      <w:proofErr w:type="gramEnd"/>
      <w:r w:rsidR="005D2624" w:rsidRPr="009B221C">
        <w:rPr>
          <w:color w:val="0070C0"/>
        </w:rPr>
        <w:t xml:space="preserve">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 xml:space="preserve">They immediately lose their status as a </w:t>
      </w:r>
      <w:proofErr w:type="gramStart"/>
      <w:r w:rsidRPr="005D2624">
        <w:rPr>
          <w:color w:val="0070C0"/>
        </w:rPr>
        <w:t>Member</w:t>
      </w:r>
      <w:proofErr w:type="gramEnd"/>
      <w:r w:rsidRPr="005D2624">
        <w:rPr>
          <w:color w:val="0070C0"/>
        </w:rPr>
        <w:t>.</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w:t>
      </w:r>
      <w:proofErr w:type="gramStart"/>
      <w:r w:rsidR="005D2624" w:rsidRPr="00EC5FD3">
        <w:rPr>
          <w:bCs w:val="0"/>
          <w:color w:val="0070C0"/>
        </w:rPr>
        <w:t>Member</w:t>
      </w:r>
      <w:proofErr w:type="gramEnd"/>
      <w:r w:rsidR="005D2624" w:rsidRPr="00EC5FD3">
        <w:rPr>
          <w:bCs w:val="0"/>
          <w:color w:val="0070C0"/>
        </w:rPr>
        <w:t xml:space="preserve">—but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w:t>
      </w:r>
      <w:proofErr w:type="gramStart"/>
      <w:r w:rsidR="002F3CE8" w:rsidRPr="002F3CE8">
        <w:rPr>
          <w:color w:val="0070C0"/>
        </w:rPr>
        <w:t>all of</w:t>
      </w:r>
      <w:proofErr w:type="gramEnd"/>
      <w:r w:rsidR="002F3CE8" w:rsidRPr="002F3CE8">
        <w:rPr>
          <w:color w:val="0070C0"/>
        </w:rPr>
        <w:t xml:space="preserve">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Notice and Offer.</w:t>
      </w:r>
      <w:r w:rsidR="002F3CE8" w:rsidRPr="002C7ABB">
        <w:rPr>
          <w:b/>
          <w:bCs w:val="0"/>
        </w:rPr>
        <w:t xml:space="preserve"> </w:t>
      </w:r>
      <w:r w:rsidR="002F3CE8" w:rsidRPr="002F3CE8">
        <w:rPr>
          <w:color w:val="0070C0"/>
        </w:rPr>
        <w:t xml:space="preserve">The Member or their legal representative (the “Seller”) must first offer the Units in writing to the Company and the other Members. If the sale is due to death or permanent disability of a </w:t>
      </w:r>
      <w:proofErr w:type="gramStart"/>
      <w:r w:rsidR="002F3CE8" w:rsidRPr="002F3CE8">
        <w:rPr>
          <w:color w:val="0070C0"/>
        </w:rPr>
        <w:t>Member</w:t>
      </w:r>
      <w:proofErr w:type="gramEnd"/>
      <w:r>
        <w:rPr>
          <w:color w:val="0070C0"/>
        </w:rPr>
        <w:t xml:space="preserve"> or an </w:t>
      </w:r>
      <w:r>
        <w:rPr>
          <w:color w:val="0070C0"/>
          <w:strike w:val="true"/>
        </w:rPr>
        <w:t xml:space="preserve">Account Holder</w:t>
      </w:r>
      <w:r>
        <w:rPr>
          <w:color w:val="C00000"/>
        </w:rPr>
        <w:t xml:space="preserve"> trust beneficiary or authorized trust representative</w:t>
      </w:r>
      <w:r>
        <w:rPr>
          <w:color w:val="0070C0"/>
        </w:rPr>
        <w:t xml:space="preserve">, the Company has the right, but not the obligation, to purchase the Units within 90 days. The purchase price must be </w:t>
      </w:r>
      <w:proofErr w:type="gramStart"/>
      <w:r w:rsidR="002F3CE8" w:rsidRPr="002F3CE8">
        <w:rPr>
          <w:color w:val="0070C0"/>
        </w:rPr>
        <w:t>determined</w:t>
      </w:r>
      <w:proofErr w:type="gramEnd"/>
      <w:r w:rsidR="002F3CE8" w:rsidRPr="002F3CE8">
        <w:rPr>
          <w:color w:val="0070C0"/>
        </w:rPr>
        <w:t xml:space="preserve">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Pr>
          <w:b/>
          <w:bCs w:val="0"/>
          <w:u w:val="single"/>
        </w:rPr>
        <w:t xml:space="preserve">Buy-Sell Rights After Death or Disability of Member or </w:t>
      </w:r>
      <w:r>
        <w:rPr>
          <w:b/>
          <w:bCs w:val="0"/>
          <w:u w:val="single"/>
          <w:strike w:val="true"/>
        </w:rPr>
        <w:t xml:space="preserve">Account Holder</w:t>
      </w:r>
      <w:r>
        <w:rPr>
          <w:b/>
          <w:bCs w:val="0"/>
          <w:u w:val="single"/>
          <w:color w:val="C00000"/>
        </w:rPr>
        <w:t xml:space="preserve"> trust beneficiary or authorized trust representative</w:t>
      </w:r>
      <w:r>
        <w:rPr>
          <w:b/>
          <w:bCs w:val="0"/>
          <w:u w:val="single"/>
        </w:rPr>
        <w:t xml:space="preserve">.</w:t>
      </w:r>
      <w:r w:rsidR="00535973">
        <w:t xml:space="preserve"> </w:t>
      </w:r>
      <w:r w:rsidR="00535973" w:rsidRPr="00535973">
        <w:rPr>
          <w:color w:val="0070C0"/>
        </w:rPr>
        <w:t xml:space="preserve">If a </w:t>
      </w:r>
      <w:proofErr w:type="gramStart"/>
      <w:r w:rsidR="00535973" w:rsidRPr="00535973">
        <w:rPr>
          <w:color w:val="0070C0"/>
        </w:rPr>
        <w:t>Member</w:t>
      </w:r>
      <w:proofErr w:type="gramEnd"/>
      <w:r w:rsidR="00535973" w:rsidRPr="00535973">
        <w:rPr>
          <w:color w:val="0070C0"/>
        </w:rPr>
        <w:t xml:space="preserve">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ind w:left="576"/>
        <w:rPr>
          <w:color w:val="0070C0"/>
        </w:rPr>
      </w:pPr>
      <w:r>
        <w:rPr>
          <w:i/>
          <w:iCs/>
          <w:color w:val="0070C0"/>
        </w:rPr>
        <w:t xml:space="preserve">Note: “</w:t>
      </w:r>
      <w:r>
        <w:rPr>
          <w:i/>
          <w:iCs/>
          <w:color w:val="0070C0"/>
          <w:strike w:val="true"/>
        </w:rPr>
        <w:t xml:space="preserve">Account Holder</w:t>
      </w:r>
      <w:r>
        <w:rPr>
          <w:i/>
          <w:iCs/>
          <w:color w:val="C00000"/>
        </w:rPr>
        <w:t xml:space="preserve"> trust beneficiary or authorized trust representative</w:t>
      </w:r>
      <w:r>
        <w:rPr>
          <w:i/>
          <w:iCs/>
          <w:color w:val="0070C0"/>
        </w:rPr>
        <w:t xml:space="preserve">” means the beneficial owner of an IRA, HSA, or the Responsible Individual in a Coverdell ESA that is a Member of the Company.</w:t>
      </w:r>
      <w:r w:rsidRPr="00535973">
        <w:rPr>
          <w:color w:val="0070C0"/>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w:t>
      </w:r>
      <w:proofErr w:type="gramStart"/>
      <w:r w:rsidR="00535973" w:rsidRPr="00535973">
        <w:rPr>
          <w:color w:val="0070C0"/>
        </w:rPr>
        <w:t>, adjusted</w:t>
      </w:r>
      <w:proofErr w:type="gramEnd"/>
      <w:r w:rsidR="00535973" w:rsidRPr="00535973">
        <w:rPr>
          <w:color w:val="0070C0"/>
        </w:rPr>
        <w:t xml:space="preserve">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Agreed Value that has been signed by all Members and filed with the Company. This certificate is only valid if all Members </w:t>
      </w:r>
      <w:proofErr w:type="gramStart"/>
      <w:r w:rsidR="00815C43" w:rsidRPr="00815C43">
        <w:rPr>
          <w:color w:val="0070C0"/>
        </w:rPr>
        <w:t>signed</w:t>
      </w:r>
      <w:proofErr w:type="gramEnd"/>
      <w:r w:rsidR="00815C43" w:rsidRPr="00815C43">
        <w:rPr>
          <w:color w:val="0070C0"/>
        </w:rPr>
        <w:t xml:space="preserve"> it within one year of </w:t>
      </w:r>
      <w:proofErr w:type="gramStart"/>
      <w:r w:rsidR="00815C43" w:rsidRPr="00815C43">
        <w:rPr>
          <w:color w:val="0070C0"/>
        </w:rPr>
        <w:t>the</w:t>
      </w:r>
      <w:proofErr w:type="gramEnd"/>
      <w:r w:rsidR="00815C43" w:rsidRPr="00815C43">
        <w:rPr>
          <w:color w:val="0070C0"/>
        </w:rPr>
        <w:t xml:space="preserv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Pr>
          <w:color w:val="0070C0"/>
        </w:rPr>
        <w:t xml:space="preserve">Members will meet every year on the second Monday in January, starting after the first fiscal year ends. The purpose is to elect the </w:t>
      </w:r>
      <w:r>
        <w:rPr>
          <w:color w:val="0070C0"/>
          <w:strike w:val="true"/>
        </w:rPr>
        <w:t xml:space="preserve">Manager(s)</w:t>
      </w:r>
      <w:r>
        <w:rPr>
          <w:color w:val="C00000"/>
        </w:rPr>
        <w:t xml:space="preserve"> Manager</w:t>
      </w:r>
      <w:r>
        <w:rPr>
          <w:color w:val="0070C0"/>
        </w:rPr>
        <w:t xml:space="preserve">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Pr>
          <w:color w:val="0070C0"/>
        </w:rPr>
        <w:t xml:space="preserve">Special meetings can be called at any time by the </w:t>
      </w:r>
      <w:r>
        <w:rPr>
          <w:color w:val="0070C0"/>
          <w:strike w:val="true"/>
        </w:rPr>
        <w:t xml:space="preserve">Manager(s)</w:t>
      </w:r>
      <w:r>
        <w:rPr>
          <w:color w:val="C00000"/>
        </w:rPr>
        <w:t xml:space="preserve"> Manager</w:t>
      </w:r>
      <w:r>
        <w:rPr>
          <w:color w:val="0070C0"/>
        </w:rPr>
        <w:t xml:space="preserve">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 xml:space="preserve">Members can </w:t>
      </w:r>
      <w:proofErr w:type="gramStart"/>
      <w:r w:rsidR="005F668D" w:rsidRPr="005F668D">
        <w:rPr>
          <w:color w:val="0070C0"/>
        </w:rPr>
        <w:t>take action</w:t>
      </w:r>
      <w:proofErr w:type="gramEnd"/>
      <w:r w:rsidR="005F668D" w:rsidRPr="005F668D">
        <w:rPr>
          <w:color w:val="0070C0"/>
        </w:rPr>
        <w:t xml:space="preserve">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w:t>
      </w:r>
      <w:proofErr w:type="gramStart"/>
      <w:r w:rsidR="00F41A48" w:rsidRPr="00553DEB">
        <w:rPr>
          <w:color w:val="0070C0"/>
        </w:rPr>
        <w:t>take action</w:t>
      </w:r>
      <w:proofErr w:type="gramEnd"/>
      <w:r w:rsidR="00F41A48" w:rsidRPr="00553DEB">
        <w:rPr>
          <w:color w:val="0070C0"/>
        </w:rPr>
        <w:t xml:space="preserve">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 xml:space="preserve">Members can waive the notice requirement by signing a written waiver before, during, or after the meeting. If a </w:t>
      </w:r>
      <w:proofErr w:type="gramStart"/>
      <w:r w:rsidR="001F3F00" w:rsidRPr="001F3F00">
        <w:rPr>
          <w:color w:val="0070C0"/>
        </w:rPr>
        <w:t>Member</w:t>
      </w:r>
      <w:proofErr w:type="gramEnd"/>
      <w:r w:rsidR="001F3F00" w:rsidRPr="001F3F00">
        <w:rPr>
          <w:color w:val="0070C0"/>
        </w:rPr>
        <w:t xml:space="preserve">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w:t>
      </w:r>
      <w:proofErr w:type="gramStart"/>
      <w:r w:rsidR="004214DE" w:rsidRPr="00C714D1">
        <w:rPr>
          <w:color w:val="0070C0"/>
        </w:rPr>
        <w:t>Member</w:t>
      </w:r>
      <w:proofErr w:type="gramEnd"/>
      <w:r w:rsidR="004214DE" w:rsidRPr="00C714D1">
        <w:rPr>
          <w:color w:val="0070C0"/>
        </w:rPr>
        <w:t xml:space="preserve"> meeting. If no Manager </w:t>
      </w:r>
      <w:r w:rsidR="004214DE" w:rsidRPr="00C714D1">
        <w:rPr>
          <w:color w:val="0070C0"/>
        </w:rPr>
        <w:lastRenderedPageBreak/>
        <w:t xml:space="preserve">does so, the person who properly called the meeting may begin it, but a </w:t>
      </w:r>
      <w:proofErr w:type="gramStart"/>
      <w:r w:rsidR="004214DE" w:rsidRPr="00C714D1">
        <w:rPr>
          <w:color w:val="0070C0"/>
        </w:rPr>
        <w:t>Manager</w:t>
      </w:r>
      <w:proofErr w:type="gramEnd"/>
      <w:r w:rsidR="004214DE" w:rsidRPr="00C714D1">
        <w:rPr>
          <w:color w:val="0070C0"/>
        </w:rPr>
        <w:t xml:space="preserve">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Pr>
          <w:color w:val="0070C0"/>
        </w:rPr>
        <w:t xml:space="preserve">At each annual meeting, Members will elect the </w:t>
      </w:r>
      <w:r>
        <w:rPr>
          <w:color w:val="0070C0"/>
          <w:strike w:val="true"/>
        </w:rPr>
        <w:t xml:space="preserve">Manager(s)</w:t>
      </w:r>
      <w:r>
        <w:rPr>
          <w:color w:val="C00000"/>
        </w:rPr>
        <w:t xml:space="preserve"> Manager</w:t>
      </w:r>
      <w:r>
        <w:rPr>
          <w:color w:val="0070C0"/>
        </w:rPr>
        <w:t xml:space="preserve">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 xml:space="preserve">A Member may vote in person or by signing a written proxy that authorizes someone else to vote on their behalf. Proxies expire </w:t>
      </w:r>
      <w:proofErr w:type="gramStart"/>
      <w:r w:rsidR="00BF2CA3" w:rsidRPr="00BF2CA3">
        <w:rPr>
          <w:color w:val="0070C0"/>
        </w:rPr>
        <w:t>after one year from</w:t>
      </w:r>
      <w:proofErr w:type="gramEnd"/>
      <w:r w:rsidR="00BF2CA3" w:rsidRPr="00BF2CA3">
        <w:rPr>
          <w:color w:val="0070C0"/>
        </w:rPr>
        <w:t xml:space="preserve">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Pr>
          <w:color w:val="0070C0"/>
        </w:rPr>
        <w:t xml:space="preserve">Members are not allowed to use cumulative voting when electing </w:t>
      </w:r>
      <w:r>
        <w:rPr>
          <w:color w:val="0070C0"/>
          <w:strike w:val="true"/>
        </w:rPr>
        <w:t xml:space="preserve">Manager(s)</w:t>
      </w:r>
      <w:r>
        <w:rPr>
          <w:color w:val="C00000"/>
        </w:rPr>
        <w:t xml:space="preserve"> Manager</w:t>
      </w:r>
      <w:r>
        <w:rPr>
          <w:color w:val="0070C0"/>
        </w:rPr>
        <w:t xml:space="preserve">.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pPr>
        <w:widowControl w:val="0"/>
        <w:numPr>
          <w:ilvl w:val="1"/>
          <w:numId w:val="12"/>
        </w:numPr>
        <w:spacing w:after="3" w:line="270" w:lineRule="auto"/>
        <w:jc w:val="both"/>
      </w:pPr>
      <w:r>
        <w:rPr>
          <w:color w:val="C00000"/>
        </w:rPr>
        <w:t xml:space="preserve">BYH V3 TRUSTEE VOTING REPLACEMENT: For Units owned by, held for, or beneficially tied to Browning Family Revocable Trust, the voting persons are the Trustees of Browning Family Revocable Trust. As of this draft, the Trustees are Wes Browning and Jenny Hollinger. Either trustee may act only as permitted by the trust documents, and any change in trustee authority should be reflected in the Company records before the vote is recognized.</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 xml:space="preserve">Units held in retirement or savings accounts (like IRAs, HSAs, ESAs, etc.) may be </w:t>
      </w:r>
      <w:proofErr w:type="gramStart"/>
      <w:r w:rsidRPr="002A2EAD">
        <w:rPr>
          <w:color w:val="0070C0"/>
          <w:sz w:val="22"/>
          <w:szCs w:val="22"/>
        </w:rPr>
        <w:t>voted</w:t>
      </w:r>
      <w:proofErr w:type="gramEnd"/>
      <w:r w:rsidRPr="002A2EAD">
        <w:rPr>
          <w:color w:val="0070C0"/>
          <w:sz w:val="22"/>
          <w:szCs w:val="22"/>
        </w:rPr>
        <w:t xml:space="preserve">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sidRPr="009D49C4">
        <w:rPr>
          <w:b w:val="0"/>
          <w:bCs w:val="0"/>
          <w:color w:val="0070C0"/>
          <w:sz w:val="22"/>
          <w:szCs w:val="22"/>
        </w:rPr>
        <w:t xml:space="preserve">Units held by an entity (like a business or trust) must be </w:t>
      </w:r>
      <w:proofErr w:type="gramStart"/>
      <w:r w:rsidRPr="009D49C4">
        <w:rPr>
          <w:b w:val="0"/>
          <w:bCs w:val="0"/>
          <w:color w:val="0070C0"/>
          <w:sz w:val="22"/>
          <w:szCs w:val="22"/>
        </w:rPr>
        <w:t>voted</w:t>
      </w:r>
      <w:proofErr w:type="gramEnd"/>
      <w:r w:rsidRPr="009D49C4">
        <w:rPr>
          <w:b w:val="0"/>
          <w:bCs w:val="0"/>
          <w:color w:val="0070C0"/>
          <w:sz w:val="22"/>
          <w:szCs w:val="22"/>
        </w:rPr>
        <w:t xml:space="preserve"> by the person the entity designates in writing.</w:t>
      </w:r>
    </w:p>
    <w:p>
      <w:pPr>
        <w:pStyle w:val="Heading1"/>
        <w:keepNext w:val="0"/>
        <w:keepLines w:val="0"/>
        <w:widowControl w:val="0"/>
        <w:jc w:val="both"/>
        <w:rPr>
          <w:b w:val="0"/>
          <w:bCs w:val="0"/>
          <w:color w:val="auto"/>
          <w:sz w:val="22"/>
          <w:szCs w:val="22"/>
        </w:rPr>
      </w:pPr>
      <w:r>
        <w:rPr>
          <w:color w:val="C00000"/>
        </w:rPr>
        <w:t xml:space="preserve">BYH V3 TRUSTEE VOTING REPLACEMENT: For Units owned by, held for, or beneficially tied to Browning Family Revocable Trust, the voting persons are the Trustees of Browning Family Revocable Trust. As of this draft, the Trustees are Wes Browning and Jenny Hollinger. Either trustee may act only as permitted by the trust documents, and any change in trustee authority should be reflected in the Company records before the vote is recognized.</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Pr>
          <w:b w:val="0"/>
          <w:bCs w:val="0"/>
          <w:color w:val="0070C0"/>
          <w:sz w:val="22"/>
          <w:szCs w:val="22"/>
        </w:rPr>
        <w:t xml:space="preserve">f Membership Units are held jointly—whether by partners, joint tenants, tenants in common, tenants by the entirety, or under a shared fiduciary role—then, unless the </w:t>
      </w:r>
      <w:r>
        <w:rPr>
          <w:b w:val="0"/>
          <w:bCs w:val="0"/>
          <w:color w:val="0070C0"/>
          <w:sz w:val="22"/>
          <w:szCs w:val="22"/>
          <w:strike w:val="true"/>
        </w:rPr>
        <w:t xml:space="preserve">Manager(s)</w:t>
      </w:r>
      <w:r>
        <w:rPr>
          <w:b w:val="0"/>
          <w:bCs w:val="0"/>
          <w:sz w:val="22"/>
          <w:szCs w:val="22"/>
          <w:color w:val="C00000"/>
        </w:rPr>
        <w:t xml:space="preserve"> Manager</w:t>
      </w:r>
      <w:r>
        <w:rPr>
          <w:b w:val="0"/>
          <w:bCs w:val="0"/>
          <w:color w:val="0070C0"/>
          <w:sz w:val="22"/>
          <w:szCs w:val="22"/>
        </w:rPr>
        <w:t xml:space="preserve">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 xml:space="preserve">If more than one votes, but the vote is evenly split on any </w:t>
      </w:r>
      <w:proofErr w:type="gramStart"/>
      <w:r w:rsidRPr="00126567">
        <w:rPr>
          <w:bCs w:val="0"/>
          <w:color w:val="auto"/>
        </w:rPr>
        <w:t>particular matter</w:t>
      </w:r>
      <w:proofErr w:type="gramEnd"/>
      <w:r w:rsidRPr="00126567">
        <w:rPr>
          <w:bCs w:val="0"/>
          <w:color w:val="auto"/>
        </w:rPr>
        <w:t>,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Pr>
          <w:color w:val="0070C0"/>
          <w:sz w:val="22"/>
        </w:rPr>
        <w:t xml:space="preserve">If documents filed with the </w:t>
      </w:r>
      <w:r>
        <w:rPr>
          <w:color w:val="0070C0"/>
          <w:sz w:val="22"/>
          <w:strike w:val="true"/>
        </w:rPr>
        <w:t xml:space="preserve">Manager(s)</w:t>
      </w:r>
      <w:r>
        <w:rPr>
          <w:sz w:val="22"/>
          <w:color w:val="C00000"/>
        </w:rPr>
        <w:t xml:space="preserve"> Manager</w:t>
      </w:r>
      <w:r>
        <w:rPr>
          <w:color w:val="0070C0"/>
          <w:sz w:val="22"/>
        </w:rPr>
        <w:t xml:space="preserve">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 xml:space="preserve">If a </w:t>
      </w:r>
      <w:proofErr w:type="gramStart"/>
      <w:r w:rsidR="00BE2FB0" w:rsidRPr="00BE2FB0">
        <w:rPr>
          <w:color w:val="0070C0"/>
        </w:rPr>
        <w:t>Member</w:t>
      </w:r>
      <w:proofErr w:type="gramEnd"/>
      <w:r w:rsidR="00BE2FB0" w:rsidRPr="00BE2FB0">
        <w:rPr>
          <w:color w:val="0070C0"/>
        </w:rPr>
        <w:t xml:space="preserve">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pPr>
        <w:pStyle w:val="Heading2"/>
        <w:rPr>
          <w:b/>
          <w:color w:val="0070C0"/>
          <w:u w:val="single"/>
        </w:rPr>
      </w:pPr>
      <w:r>
        <w:rPr>
          <w:color w:val="C00000"/>
        </w:rPr>
        <w:t xml:space="preserve">BYH V3 MEMBER LIST NOTE: For BYH, the Member list and voting records should identify Browning Family Revocable Trust and the Trustees authorized to vote for it, currently Wes Browning and Jenny Hollinger.</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Pr>
          <w:u w:val="single"/>
          <w:strike w:val="true"/>
        </w:rPr>
        <w:t xml:space="preserve">Manager(s)</w:t>
      </w:r>
      <w:r>
        <w:rPr>
          <w:u w:val="single"/>
          <w:color w:val="C00000"/>
        </w:rPr>
        <w:t xml:space="preserve"> Manager</w:t>
      </w:r>
    </w:p>
    <w:p w14:paraId="74E5175B" w14:textId="47207DE8" w:rsidR="001F6CD0" w:rsidRPr="00915F79" w:rsidRDefault="00791C6B" w:rsidP="005C5B3E">
      <w:pPr>
        <w:pStyle w:val="Heading2"/>
        <w:rPr>
          <w:u w:val="single"/>
        </w:rPr>
      </w:pPr>
      <w:r>
        <w:rPr>
          <w:b/>
          <w:u w:val="single"/>
          <w:strike w:val="true"/>
        </w:rPr>
        <w:t xml:space="preserve">Manager(s)</w:t>
      </w:r>
      <w:r>
        <w:rPr>
          <w:b/>
          <w:u w:val="single"/>
          <w:color w:val="C00000"/>
        </w:rPr>
        <w:t xml:space="preserve"> Manager</w:t>
      </w:r>
      <w:r>
        <w:rPr>
          <w:b/>
          <w:u w:val="single"/>
        </w:rPr>
        <w:t xml:space="preserve"> – Number and Tenure.</w:t>
      </w:r>
      <w:r w:rsidRPr="00184709">
        <w:t xml:space="preserve"> </w:t>
      </w:r>
      <w:r w:rsidR="00A7422D" w:rsidRPr="00DE3FA3">
        <w:rPr>
          <w:color w:val="0070C0"/>
        </w:rPr>
        <w:t>The Company will start with one Manager, Jessica Santa</w:t>
      </w:r>
      <w:r w:rsidR="001B4B31">
        <w:rPr>
          <w:color w:val="0070C0"/>
        </w:rPr>
        <w:t>c</w:t>
      </w:r>
      <w:r w:rsidR="00A7422D" w:rsidRPr="00DE3FA3">
        <w:rPr>
          <w:color w:val="0070C0"/>
        </w:rPr>
        <w:t>ruz, as named in the Articles</w:t>
      </w:r>
      <w:r w:rsidR="0068411D">
        <w:rPr>
          <w:color w:val="0070C0"/>
        </w:rPr>
        <w:t xml:space="preserve"> of </w:t>
      </w:r>
      <w:r w:rsidR="00E6752E">
        <w:rPr>
          <w:color w:val="0070C0"/>
        </w:rPr>
        <w:t>Organization</w:t>
      </w:r>
      <w:r w:rsidR="00A7422D" w:rsidRPr="00DE3FA3">
        <w:rPr>
          <w:color w:val="0070C0"/>
        </w:rPr>
        <w:t xml:space="preserve">. She will serve until the first annual meeting or until she resigns or is removed. At each annual meeting, Members will elect a </w:t>
      </w:r>
      <w:proofErr w:type="gramStart"/>
      <w:r w:rsidR="00A7422D" w:rsidRPr="00DE3FA3">
        <w:rPr>
          <w:color w:val="0070C0"/>
        </w:rPr>
        <w:t>Manager</w:t>
      </w:r>
      <w:proofErr w:type="gramEnd"/>
      <w:r w:rsidR="00A7422D" w:rsidRPr="00DE3FA3">
        <w:rPr>
          <w:color w:val="0070C0"/>
        </w:rPr>
        <w:t xml:space="preserve"> for the next term. The number of Managers can only be changed with approval from Members holding at least 75% of the voting Units (as required for “Major Decisions” in </w:t>
      </w:r>
      <w:r w:rsidR="00A7422D" w:rsidRPr="00DE3FA3">
        <w:rPr>
          <w:b/>
          <w:color w:val="0070C0"/>
        </w:rPr>
        <w:t>Section 5.2(b)</w:t>
      </w:r>
      <w:r w:rsidR="00A7422D" w:rsidRPr="00DE3FA3">
        <w:rPr>
          <w:color w:val="0070C0"/>
        </w:rPr>
        <w:t xml:space="preserve">). A Manager doesn’t have to be a </w:t>
      </w:r>
      <w:proofErr w:type="gramStart"/>
      <w:r w:rsidR="00A7422D" w:rsidRPr="00DE3FA3">
        <w:rPr>
          <w:color w:val="0070C0"/>
        </w:rPr>
        <w:t>Member</w:t>
      </w:r>
      <w:proofErr w:type="gramEnd"/>
      <w:r w:rsidR="00A7422D" w:rsidRPr="00DE3FA3">
        <w:rPr>
          <w:color w:val="0070C0"/>
        </w:rPr>
        <w:t xml:space="preserve">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 xml:space="preserve">A Manager need not be a </w:t>
      </w:r>
      <w:proofErr w:type="gramStart"/>
      <w:r w:rsidRPr="0096633B">
        <w:rPr>
          <w:b w:val="0"/>
          <w:bCs w:val="0"/>
          <w:color w:val="auto"/>
          <w:sz w:val="22"/>
          <w:szCs w:val="22"/>
        </w:rPr>
        <w:t>Member</w:t>
      </w:r>
      <w:proofErr w:type="gramEnd"/>
      <w:r w:rsidRPr="0096633B">
        <w:rPr>
          <w:b w:val="0"/>
          <w:bCs w:val="0"/>
          <w:color w:val="auto"/>
          <w:sz w:val="22"/>
          <w:szCs w:val="22"/>
        </w:rPr>
        <w:t xml:space="preserve">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 xml:space="preserve">Each Manager remains in office </w:t>
      </w:r>
      <w:proofErr w:type="gramStart"/>
      <w:r w:rsidRPr="000B05D1">
        <w:rPr>
          <w:color w:val="0070C0"/>
        </w:rPr>
        <w:t>until</w:t>
      </w:r>
      <w:proofErr w:type="gramEnd"/>
      <w:r w:rsidRPr="000B05D1">
        <w:rPr>
          <w:color w:val="0070C0"/>
        </w:rPr>
        <w:t xml:space="preserve"> replaced, resigns, or is removed. Attending a meeting or approving its minutes counts as accepting the Manager role.</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strike w:val="true"/>
        </w:rPr>
        <w:t xml:space="preserve">Unless otherwise agreed to by the approval of Members holding the required percentage of Membership Units for “Major Decisions” (as defined in Section 5.2(b) of this Operating </w:t>
      </w:r>
      <w:r w:rsidRPr="0096633B">
        <w:rPr>
          <w:color w:val="auto"/>
          <w:sz w:val="22"/>
          <w:szCs w:val="22"/>
          <w:strike w:val="true"/>
        </w:rPr>
        <w:lastRenderedPageBreak/>
        <w:t>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It is expressly understood and agreed by all parties in this Operating Agreement that the following individuals (who may be commonly referred to as “account holders”), Wesley D.</w:t>
      </w:r>
      <w:r w:rsidR="00B74282" w:rsidRPr="0096633B">
        <w:rPr>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Pr>
          <w:b/>
          <w:bCs w:val="0"/>
          <w:u w:val="single"/>
        </w:rPr>
        <w:t xml:space="preserve">Powers of the </w:t>
      </w:r>
      <w:r>
        <w:rPr>
          <w:b/>
          <w:bCs w:val="0"/>
          <w:u w:val="single"/>
          <w:strike w:val="true"/>
        </w:rPr>
        <w:t xml:space="preserve">Manager(s)</w:t>
      </w:r>
      <w:r>
        <w:rPr>
          <w:b/>
          <w:bCs w:val="0"/>
          <w:u w:val="single"/>
          <w:color w:val="C00000"/>
        </w:rPr>
        <w:t xml:space="preserve"> Manager</w:t>
      </w:r>
      <w:r>
        <w:rPr>
          <w:b/>
          <w:bCs w:val="0"/>
          <w:u w:val="single"/>
        </w:rPr>
        <w:t xml:space="preserve">.</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Pr>
          <w:color w:val="0070C0"/>
        </w:rPr>
        <w:t xml:space="preserve">The </w:t>
      </w:r>
      <w:r>
        <w:rPr>
          <w:color w:val="0070C0"/>
          <w:strike w:val="true"/>
        </w:rPr>
        <w:t xml:space="preserve">Manager(s)</w:t>
      </w:r>
      <w:r>
        <w:rPr>
          <w:color w:val="C00000"/>
        </w:rPr>
        <w:t xml:space="preserve"> Manager</w:t>
      </w:r>
      <w:r>
        <w:rPr>
          <w:color w:val="0070C0"/>
        </w:rPr>
        <w:t xml:space="preserve">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Pr>
          <w:color w:val="0070C0"/>
        </w:rPr>
        <w:t xml:space="preserve">Some actions—called “Major Decisions”—cannot be made by the </w:t>
      </w:r>
      <w:r>
        <w:rPr>
          <w:color w:val="0070C0"/>
          <w:strike w:val="true"/>
        </w:rPr>
        <w:t xml:space="preserve">Manager(s)</w:t>
      </w:r>
      <w:r>
        <w:rPr>
          <w:color w:val="C00000"/>
        </w:rPr>
        <w:t xml:space="preserve"> Manager</w:t>
      </w:r>
      <w:r>
        <w:rPr>
          <w:color w:val="0070C0"/>
        </w:rPr>
        <w:t xml:space="preserve">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rsidRPr="00A32B50">
        <w:rPr>
          <w:color w:val="0070C0"/>
        </w:rPr>
        <w:t xml:space="preserve">Borrowing </w:t>
      </w:r>
      <w:ins w:id="1" w:author="Jeff Watson" w:date="2025-10-31T12:43:00Z" w16du:dateUtc="2025-10-31T16:43:00Z">
        <w:r w:rsidR="00E6752E">
          <w:rPr>
            <w:color w:val="0070C0"/>
          </w:rPr>
          <w:t xml:space="preserve">on a </w:t>
        </w:r>
        <w:proofErr w:type="spellStart"/>
        <w:proofErr w:type="gramStart"/>
        <w:r w:rsidR="00E6752E">
          <w:rPr>
            <w:color w:val="0070C0"/>
          </w:rPr>
          <w:t>non recourse</w:t>
        </w:r>
        <w:proofErr w:type="spellEnd"/>
        <w:proofErr w:type="gramEnd"/>
        <w:r w:rsidR="00E6752E">
          <w:rPr>
            <w:color w:val="0070C0"/>
          </w:rPr>
          <w:t xml:space="preserve"> basis </w:t>
        </w:r>
      </w:ins>
      <w:r w:rsidRPr="00A32B50">
        <w:rPr>
          <w:color w:val="0070C0"/>
        </w:rPr>
        <w:t>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lastRenderedPageBreak/>
        <w:t>Removal of a Manager.</w:t>
      </w:r>
    </w:p>
    <w:p w14:paraId="286BF7AD" w14:textId="77777777" w:rsidR="001F6CD0" w:rsidRPr="00184709" w:rsidRDefault="00791C6B" w:rsidP="007A3BE0">
      <w:pPr>
        <w:pStyle w:val="Heading4"/>
        <w:keepNext w:val="0"/>
        <w:keepLines w:val="0"/>
        <w:widowControl w:val="0"/>
        <w:numPr>
          <w:ilvl w:val="3"/>
          <w:numId w:val="10"/>
        </w:numPr>
      </w:pPr>
      <w:r>
        <w:t xml:space="preserve">Any increase or decrease in the number of </w:t>
      </w:r>
      <w:r>
        <w:rPr>
          <w:strike w:val="true"/>
        </w:rPr>
        <w:t xml:space="preserve">Manager(s)</w:t>
      </w:r>
      <w:r>
        <w:rPr>
          <w:color w:val="C00000"/>
        </w:rPr>
        <w:t xml:space="preserve"> Manager</w:t>
      </w:r>
      <w:r>
        <w:t xml:space="preserve">.</w:t>
      </w:r>
    </w:p>
    <w:p w14:paraId="51096E5B" w14:textId="283B8BE3" w:rsidR="001F6CD0" w:rsidRPr="00184709" w:rsidDel="00E6752E" w:rsidRDefault="00665EF4" w:rsidP="007A3BE0">
      <w:pPr>
        <w:pStyle w:val="Heading4"/>
        <w:keepNext w:val="0"/>
        <w:keepLines w:val="0"/>
        <w:widowControl w:val="0"/>
        <w:numPr>
          <w:ilvl w:val="3"/>
          <w:numId w:val="10"/>
        </w:numPr>
        <w:rPr>
          <w:del w:id="2" w:author="Jeff Watson" w:date="2025-10-31T12:42:00Z" w16du:dateUtc="2025-10-31T16:42:00Z"/>
        </w:rPr>
      </w:pPr>
      <w:del w:id="3" w:author="Jeff Watson" w:date="2025-10-31T12:42:00Z" w16du:dateUtc="2025-10-31T16:42:00Z">
        <w:r w:rsidRPr="00665EF4" w:rsidDel="00E6752E">
          <w:rPr>
            <w:color w:val="0070C0"/>
          </w:rPr>
          <w:delText>Increasing capital contributions.</w:delText>
        </w:r>
      </w:del>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Pr>
          <w:color w:val="0070C0"/>
          <w:strike w:val="true"/>
        </w:rPr>
        <w:t xml:space="preserve">Manager(s)</w:t>
      </w:r>
      <w:r>
        <w:rPr>
          <w:color w:val="C00000"/>
        </w:rPr>
        <w:t xml:space="preserve"> Manager</w:t>
      </w:r>
      <w:r>
        <w:rPr>
          <w:color w:val="0070C0"/>
        </w:rPr>
        <w:t xml:space="preserve">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 xml:space="preserve">Manager meetings can be held anywhere, as stated in the notice or waiver. Managers may also participate by phone or video if everyone can hear each other. </w:t>
      </w:r>
      <w:proofErr w:type="gramStart"/>
      <w:r w:rsidR="000E0069" w:rsidRPr="000E0069">
        <w:rPr>
          <w:color w:val="0070C0"/>
        </w:rPr>
        <w:t>Participating</w:t>
      </w:r>
      <w:proofErr w:type="gramEnd"/>
      <w:r w:rsidR="000E0069" w:rsidRPr="000E0069">
        <w:rPr>
          <w:color w:val="0070C0"/>
        </w:rPr>
        <w:t xml:space="preserve">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Pr>
          <w:color w:val="0070C0"/>
          <w:strike w:val="true"/>
        </w:rPr>
        <w:t xml:space="preserve">Manager(s)</w:t>
      </w:r>
      <w:r>
        <w:rPr>
          <w:color w:val="C00000"/>
        </w:rPr>
        <w:t xml:space="preserve"> Manager</w:t>
      </w:r>
      <w:r>
        <w:rPr>
          <w:color w:val="0070C0"/>
        </w:rPr>
        <w:t xml:space="preserve"> can </w:t>
      </w:r>
      <w:proofErr w:type="gramStart"/>
      <w:r w:rsidR="00D014A0" w:rsidRPr="00D014A0">
        <w:rPr>
          <w:color w:val="0070C0"/>
        </w:rPr>
        <w:t>take action</w:t>
      </w:r>
      <w:proofErr w:type="gramEnd"/>
      <w:r w:rsidR="00D014A0" w:rsidRPr="00D014A0">
        <w:rPr>
          <w:color w:val="0070C0"/>
        </w:rPr>
        <w:t xml:space="preserve">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proofErr w:type="gramStart"/>
      <w:r w:rsidR="003F2006" w:rsidRPr="003F2006">
        <w:rPr>
          <w:color w:val="0070C0"/>
        </w:rPr>
        <w:t>A majority of</w:t>
      </w:r>
      <w:proofErr w:type="gramEnd"/>
      <w:r w:rsidR="003F2006" w:rsidRPr="003F2006">
        <w:rPr>
          <w:color w:val="0070C0"/>
        </w:rPr>
        <w:t xml:space="preserve"> all Managers is needed to conduct business. If a quorum is present, a majority vote decides the matter—unless the law, Articles, or this Agreement requires more. Business can continue even if some Managers leave and the quorum is lost. If there's no quorum, the meeting can be </w:t>
      </w:r>
      <w:proofErr w:type="gramStart"/>
      <w:r w:rsidR="003F2006" w:rsidRPr="003F2006">
        <w:rPr>
          <w:color w:val="0070C0"/>
        </w:rPr>
        <w:t>postponed up</w:t>
      </w:r>
      <w:proofErr w:type="gramEnd"/>
      <w:r w:rsidR="003F2006" w:rsidRPr="003F2006">
        <w:rPr>
          <w:color w:val="0070C0"/>
        </w:rPr>
        <w:t xml:space="preserve"> to 60 days without needing </w:t>
      </w:r>
      <w:proofErr w:type="gramStart"/>
      <w:r w:rsidR="003F2006" w:rsidRPr="003F2006">
        <w:rPr>
          <w:color w:val="0070C0"/>
        </w:rPr>
        <w:t>a new</w:t>
      </w:r>
      <w:proofErr w:type="gramEnd"/>
      <w:r w:rsidR="003F2006" w:rsidRPr="003F2006">
        <w:rPr>
          <w:color w:val="0070C0"/>
        </w:rPr>
        <w:t xml:space="preserve">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Pr>
          <w:b/>
          <w:bCs w:val="0"/>
          <w:u w:val="single"/>
        </w:rPr>
        <w:t xml:space="preserve">Vacancies; Election of New </w:t>
      </w:r>
      <w:r>
        <w:rPr>
          <w:b/>
          <w:bCs w:val="0"/>
          <w:u w:val="single"/>
          <w:strike w:val="true"/>
        </w:rPr>
        <w:t xml:space="preserve">Manager(s)</w:t>
      </w:r>
      <w:r>
        <w:rPr>
          <w:b/>
          <w:bCs w:val="0"/>
          <w:u w:val="single"/>
          <w:color w:val="C00000"/>
        </w:rPr>
        <w:t xml:space="preserve"> Manager</w:t>
      </w:r>
      <w:r>
        <w:rPr>
          <w:b/>
          <w:bCs w:val="0"/>
          <w:u w:val="single"/>
        </w:rPr>
        <w:t xml:space="preserve">.</w:t>
      </w:r>
      <w:r w:rsidRPr="00184709">
        <w:t xml:space="preserve">  </w:t>
      </w:r>
      <w:r w:rsidR="003E51A8" w:rsidRPr="003E51A8">
        <w:rPr>
          <w:color w:val="0070C0"/>
        </w:rPr>
        <w:t xml:space="preserve">If a </w:t>
      </w:r>
      <w:proofErr w:type="gramStart"/>
      <w:r w:rsidR="003E51A8" w:rsidRPr="003E51A8">
        <w:rPr>
          <w:color w:val="0070C0"/>
        </w:rPr>
        <w:t>Manager</w:t>
      </w:r>
      <w:proofErr w:type="gramEnd"/>
      <w:r w:rsidR="003E51A8" w:rsidRPr="003E51A8">
        <w:rPr>
          <w:color w:val="0070C0"/>
        </w:rPr>
        <w:t xml:space="preserve">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 xml:space="preserve">Compensation </w:t>
      </w:r>
      <w:proofErr w:type="gramStart"/>
      <w:r w:rsidRPr="00C07EF7">
        <w:rPr>
          <w:b/>
          <w:bCs w:val="0"/>
          <w:u w:val="single"/>
        </w:rPr>
        <w:t>of</w:t>
      </w:r>
      <w:proofErr w:type="gramEnd"/>
      <w:r>
        <w:rPr>
          <w:b/>
          <w:bCs w:val="0"/>
          <w:u w:val="single"/>
        </w:rPr>
        <w:t xml:space="preserve"> </w:t>
      </w:r>
      <w:r>
        <w:rPr>
          <w:b/>
          <w:bCs w:val="0"/>
          <w:u w:val="single"/>
          <w:strike w:val="true"/>
        </w:rPr>
        <w:t xml:space="preserve">Manager(s)</w:t>
      </w:r>
      <w:r>
        <w:rPr>
          <w:b/>
          <w:bCs w:val="0"/>
          <w:u w:val="single"/>
          <w:color w:val="C00000"/>
        </w:rPr>
        <w:t xml:space="preserve"> Manager</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strike w:val="true"/>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Pr>
          <w:b/>
          <w:bCs w:val="0"/>
          <w:u w:val="single"/>
        </w:rPr>
        <w:t xml:space="preserve">Financial Interests of </w:t>
      </w:r>
      <w:r>
        <w:rPr>
          <w:b/>
          <w:bCs w:val="0"/>
          <w:u w:val="single"/>
          <w:strike w:val="true"/>
        </w:rPr>
        <w:t xml:space="preserve">Manager(s)</w:t>
      </w:r>
      <w:r>
        <w:rPr>
          <w:b/>
          <w:bCs w:val="0"/>
          <w:u w:val="single"/>
          <w:color w:val="C00000"/>
        </w:rPr>
        <w:t xml:space="preserve"> Manager</w:t>
      </w:r>
      <w:r>
        <w:rPr>
          <w:b/>
          <w:bCs w:val="0"/>
          <w:u w:val="single"/>
        </w:rPr>
        <w:t xml:space="preserve"> in Company Transactions</w:t>
      </w:r>
      <w:r w:rsidRPr="00184709">
        <w:t xml:space="preserve">.  </w:t>
      </w:r>
      <w:r w:rsidR="000420B5" w:rsidRPr="000420B5">
        <w:rPr>
          <w:color w:val="0070C0"/>
        </w:rPr>
        <w:t xml:space="preserve">If the Company </w:t>
      </w:r>
      <w:proofErr w:type="gramStart"/>
      <w:r w:rsidR="000420B5" w:rsidRPr="000420B5">
        <w:rPr>
          <w:color w:val="0070C0"/>
        </w:rPr>
        <w:t>enters into</w:t>
      </w:r>
      <w:proofErr w:type="gramEnd"/>
      <w:r w:rsidR="000420B5" w:rsidRPr="000420B5">
        <w:rPr>
          <w:color w:val="0070C0"/>
        </w:rPr>
        <w:t xml:space="preserve"> a contract or transaction involving one or more of its </w:t>
      </w:r>
      <w:proofErr w:type="gramStart"/>
      <w:r w:rsidR="000420B5" w:rsidRPr="000420B5">
        <w:rPr>
          <w:color w:val="0070C0"/>
        </w:rPr>
        <w:t>Managers</w:t>
      </w:r>
      <w:proofErr w:type="gramEnd"/>
      <w:r w:rsidR="000420B5" w:rsidRPr="000420B5">
        <w:rPr>
          <w:color w:val="0070C0"/>
        </w:rPr>
        <w:t xml:space="preserve">—or with another business where a </w:t>
      </w:r>
      <w:proofErr w:type="gramStart"/>
      <w:r w:rsidR="000420B5" w:rsidRPr="000420B5">
        <w:rPr>
          <w:color w:val="0070C0"/>
        </w:rPr>
        <w:t>Manager</w:t>
      </w:r>
      <w:proofErr w:type="gramEnd"/>
      <w:r w:rsidR="000420B5" w:rsidRPr="000420B5">
        <w:rPr>
          <w:color w:val="0070C0"/>
        </w:rPr>
        <w:t xml:space="preserve">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Pr>
          <w:color w:val="0070C0"/>
        </w:rPr>
        <w:t xml:space="preserve">The important details about the Manager’s role or interest are disclosed to the other </w:t>
      </w:r>
      <w:r>
        <w:rPr>
          <w:color w:val="0070C0"/>
          <w:strike w:val="true"/>
        </w:rPr>
        <w:t xml:space="preserve">Manager(s)</w:t>
      </w:r>
      <w:r>
        <w:rPr>
          <w:color w:val="C00000"/>
        </w:rPr>
        <w:t xml:space="preserve"> Manager</w:t>
      </w:r>
      <w:r>
        <w:rPr>
          <w:color w:val="0070C0"/>
        </w:rPr>
        <w:t xml:space="preserve">, and the deal is approved in good faith by </w:t>
      </w:r>
      <w:proofErr w:type="gramStart"/>
      <w:r w:rsidRPr="001D5645">
        <w:rPr>
          <w:color w:val="0070C0"/>
        </w:rPr>
        <w:t>a majority of</w:t>
      </w:r>
      <w:proofErr w:type="gramEnd"/>
      <w:r w:rsidRPr="001D5645">
        <w:rPr>
          <w:color w:val="0070C0"/>
        </w:rPr>
        <w:t xml:space="preserve"> the disinterested Manager(</w:t>
      </w:r>
      <w:proofErr w:type="gramStart"/>
      <w:r w:rsidRPr="001D5645">
        <w:rPr>
          <w:color w:val="0070C0"/>
        </w:rPr>
        <w:t>s)—</w:t>
      </w:r>
      <w:proofErr w:type="gramEnd"/>
      <w:r w:rsidRPr="001D5645">
        <w:rPr>
          <w:color w:val="0070C0"/>
        </w:rPr>
        <w:t>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strike w:val="true"/>
        </w:rPr>
        <w:t>However, no transaction can be approved if it would be considered a “prohibited transaction” under Internal Revenue Code §4975.</w:t>
      </w:r>
    </w:p>
    <w:p>
      <w:pPr>
        <w:pStyle w:val="Heading1"/>
        <w:keepNext w:val="0"/>
        <w:keepLines w:val="0"/>
        <w:widowControl w:val="0"/>
        <w:jc w:val="both"/>
        <w:rPr>
          <w:color w:val="auto"/>
          <w:sz w:val="22"/>
          <w:szCs w:val="22"/>
        </w:rPr>
      </w:pPr>
      <w:r>
        <w:rPr>
          <w:color w:val="C00000"/>
        </w:rPr>
        <w:t xml:space="preserve">BYH V2 NOTE: This retirement-account prohibited-transaction clause appears inapplicable to the stated BYH facts and should be replaced with ordinary conflict-of-interest and authority language.</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 xml:space="preserve">means anyone who is or was a Manager of the Company, including anyone who served at the Company’s request in a similar leadership or </w:t>
      </w:r>
      <w:r w:rsidR="00D577FB" w:rsidRPr="00D577FB">
        <w:rPr>
          <w:color w:val="0070C0"/>
        </w:rPr>
        <w:lastRenderedPageBreak/>
        <w:t>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 xml:space="preserve">when used with respect to a </w:t>
      </w:r>
      <w:proofErr w:type="gramStart"/>
      <w:r w:rsidRPr="00184709">
        <w:t>Manager</w:t>
      </w:r>
      <w:proofErr w:type="gramEnd"/>
      <w:r w:rsidRPr="00184709">
        <w:t>,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w:t>
      </w:r>
      <w:proofErr w:type="gramStart"/>
      <w:r w:rsidR="000836E7" w:rsidRPr="000836E7">
        <w:rPr>
          <w:color w:val="0070C0"/>
        </w:rPr>
        <w:t>Manager’s</w:t>
      </w:r>
      <w:proofErr w:type="gramEnd"/>
      <w:r w:rsidR="000836E7" w:rsidRPr="000836E7">
        <w:rPr>
          <w:color w:val="0070C0"/>
        </w:rPr>
        <w:t xml:space="preserve"> legal costs if they are sued, named, or threatened in a legal proceeding </w:t>
      </w:r>
      <w:r w:rsidR="000836E7" w:rsidRPr="000836E7">
        <w:rPr>
          <w:b/>
          <w:color w:val="0070C0"/>
        </w:rPr>
        <w:t xml:space="preserve">because they are or were a </w:t>
      </w:r>
      <w:proofErr w:type="gramStart"/>
      <w:r w:rsidR="000836E7" w:rsidRPr="000836E7">
        <w:rPr>
          <w:b/>
          <w:color w:val="0070C0"/>
        </w:rPr>
        <w:t>Manager</w:t>
      </w:r>
      <w:proofErr w:type="gramEnd"/>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 xml:space="preserve">good </w:t>
      </w:r>
      <w:proofErr w:type="gramStart"/>
      <w:r w:rsidRPr="00E2363A">
        <w:rPr>
          <w:b/>
          <w:color w:val="0070C0"/>
        </w:rPr>
        <w:t>faith</w:t>
      </w:r>
      <w:r w:rsidRPr="00E2363A">
        <w:rPr>
          <w:color w:val="0070C0"/>
        </w:rPr>
        <w:t>;</w:t>
      </w:r>
      <w:proofErr w:type="gramEnd"/>
    </w:p>
    <w:p w14:paraId="7C11B533" w14:textId="74B66F71" w:rsidR="001F6CD0" w:rsidRPr="00184709" w:rsidRDefault="00110EE4" w:rsidP="007A3BE0">
      <w:pPr>
        <w:pStyle w:val="Heading3"/>
        <w:keepNext w:val="0"/>
        <w:keepLines w:val="0"/>
        <w:widowControl w:val="0"/>
        <w:numPr>
          <w:ilvl w:val="2"/>
          <w:numId w:val="10"/>
        </w:numPr>
      </w:pPr>
      <w:proofErr w:type="gramStart"/>
      <w:r w:rsidRPr="00110EE4">
        <w:rPr>
          <w:color w:val="0070C0"/>
        </w:rPr>
        <w:t>Believed</w:t>
      </w:r>
      <w:proofErr w:type="gramEnd"/>
      <w:r w:rsidRPr="00110EE4">
        <w:rPr>
          <w:color w:val="0070C0"/>
        </w:rPr>
        <w:t xml:space="preserve">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proofErr w:type="gramStart"/>
      <w:r w:rsidRPr="00B04E9C">
        <w:rPr>
          <w:color w:val="0070C0"/>
        </w:rPr>
        <w:t>Had</w:t>
      </w:r>
      <w:proofErr w:type="gramEnd"/>
      <w:r w:rsidRPr="00B04E9C">
        <w:rPr>
          <w:color w:val="0070C0"/>
        </w:rPr>
        <w:t xml:space="preserve">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w:t>
      </w:r>
      <w:proofErr w:type="gramStart"/>
      <w:r w:rsidR="00BB15A3" w:rsidRPr="00BB15A3">
        <w:rPr>
          <w:color w:val="0070C0"/>
        </w:rPr>
        <w:t>Manager</w:t>
      </w:r>
      <w:proofErr w:type="gramEnd"/>
      <w:r w:rsidR="00BB15A3" w:rsidRPr="00BB15A3">
        <w:rPr>
          <w:color w:val="0070C0"/>
        </w:rPr>
        <w:t xml:space="preserve">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proofErr w:type="gramStart"/>
      <w:r w:rsidRPr="00475181">
        <w:rPr>
          <w:b/>
          <w:color w:val="0070C0"/>
        </w:rPr>
        <w:t>personally</w:t>
      </w:r>
      <w:proofErr w:type="gramEnd"/>
      <w:r w:rsidRPr="00475181">
        <w:rPr>
          <w:b/>
          <w:color w:val="0070C0"/>
        </w:rPr>
        <w:t xml:space="preserve">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 xml:space="preserve">willful or intentional </w:t>
      </w:r>
      <w:r w:rsidRPr="00D566A3">
        <w:rPr>
          <w:b/>
          <w:color w:val="0070C0"/>
        </w:rPr>
        <w:lastRenderedPageBreak/>
        <w:t>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 xml:space="preserve">If a </w:t>
      </w:r>
      <w:proofErr w:type="gramStart"/>
      <w:r w:rsidR="003B764E" w:rsidRPr="003B764E">
        <w:rPr>
          <w:color w:val="0070C0"/>
        </w:rPr>
        <w:t>Manager</w:t>
      </w:r>
      <w:proofErr w:type="gramEnd"/>
      <w:r w:rsidR="003B764E" w:rsidRPr="003B764E">
        <w:rPr>
          <w:color w:val="0070C0"/>
        </w:rPr>
        <w:t xml:space="preserve">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w:t>
      </w:r>
      <w:proofErr w:type="gramStart"/>
      <w:r w:rsidRPr="00773D08">
        <w:rPr>
          <w:color w:val="0070C0"/>
        </w:rPr>
        <w:t>proceeding;</w:t>
      </w:r>
      <w:proofErr w:type="gramEnd"/>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strike w:val="true"/>
        </w:rPr>
        <w:t>Even if one of the above methods approves indemnification, it cannot proceed if doing so would violate the rules against “prohibited transactions” in IRC §4975.</w:t>
      </w:r>
    </w:p>
    <w:p>
      <w:pPr>
        <w:pStyle w:val="Heading1"/>
        <w:keepNext w:val="0"/>
        <w:keepLines w:val="0"/>
        <w:widowControl w:val="0"/>
        <w:jc w:val="both"/>
        <w:rPr>
          <w:color w:val="auto"/>
          <w:sz w:val="22"/>
          <w:szCs w:val="22"/>
        </w:rPr>
      </w:pPr>
      <w:r>
        <w:rPr>
          <w:color w:val="C00000"/>
        </w:rPr>
        <w:t xml:space="preserve">BYH V2 NOTE: This retirement-account prohibited-transaction clause appears inapplicable to the stated BYH facts and should be replaced with ordinary conflict-of-interest and authority language.</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 xml:space="preserve">If a </w:t>
      </w:r>
      <w:proofErr w:type="gramStart"/>
      <w:r w:rsidR="00AC0D63" w:rsidRPr="00AC0D63">
        <w:rPr>
          <w:color w:val="0070C0"/>
        </w:rPr>
        <w:t>Manager</w:t>
      </w:r>
      <w:proofErr w:type="gramEnd"/>
      <w:r w:rsidR="00AC0D63" w:rsidRPr="00AC0D63">
        <w:rPr>
          <w:color w:val="0070C0"/>
        </w:rPr>
        <w:t xml:space="preserve">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w:t>
      </w:r>
      <w:proofErr w:type="gramStart"/>
      <w:r w:rsidR="009A1A55" w:rsidRPr="00285DDB">
        <w:rPr>
          <w:color w:val="0070C0"/>
        </w:rPr>
        <w:t>and also</w:t>
      </w:r>
      <w:proofErr w:type="gramEnd"/>
      <w:r w:rsidR="009A1A55" w:rsidRPr="00285DDB">
        <w:rPr>
          <w:color w:val="0070C0"/>
        </w:rPr>
        <w:t xml:space="preserve">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 xml:space="preserve">Even if a </w:t>
      </w:r>
      <w:proofErr w:type="gramStart"/>
      <w:r w:rsidR="009874C1" w:rsidRPr="009874C1">
        <w:rPr>
          <w:color w:val="0070C0"/>
        </w:rPr>
        <w:t>Manager</w:t>
      </w:r>
      <w:proofErr w:type="gramEnd"/>
      <w:r w:rsidR="009874C1" w:rsidRPr="009874C1">
        <w:rPr>
          <w:color w:val="0070C0"/>
        </w:rPr>
        <w:t xml:space="preserve"> doesn’t meet the usual </w:t>
      </w:r>
      <w:r w:rsidR="009874C1" w:rsidRPr="009874C1">
        <w:rPr>
          <w:color w:val="0070C0"/>
        </w:rPr>
        <w:lastRenderedPageBreak/>
        <w:t>requirements for indemnification—or has been found liable</w:t>
      </w:r>
      <w:r w:rsidR="00EA73C9">
        <w:rPr>
          <w:color w:val="0070C0"/>
        </w:rPr>
        <w:t xml:space="preserve">, </w:t>
      </w:r>
      <w:r w:rsidR="009874C1" w:rsidRPr="009874C1">
        <w:rPr>
          <w:color w:val="0070C0"/>
        </w:rPr>
        <w:t xml:space="preserve">a court can still decide to award indemnification if it believes it’s fair under the circumstances. However, if the Manager was found liable to the Company or received </w:t>
      </w:r>
      <w:proofErr w:type="gramStart"/>
      <w:r w:rsidR="009874C1" w:rsidRPr="009874C1">
        <w:rPr>
          <w:color w:val="0070C0"/>
        </w:rPr>
        <w:t>an improper</w:t>
      </w:r>
      <w:proofErr w:type="gramEnd"/>
      <w:r w:rsidR="009874C1" w:rsidRPr="009874C1">
        <w:rPr>
          <w:color w:val="0070C0"/>
        </w:rPr>
        <w:t xml:space="preserve">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 xml:space="preserve">If a </w:t>
      </w:r>
      <w:proofErr w:type="gramStart"/>
      <w:r w:rsidR="003331E6" w:rsidRPr="003331E6">
        <w:rPr>
          <w:color w:val="0070C0"/>
        </w:rPr>
        <w:t>Manager</w:t>
      </w:r>
      <w:proofErr w:type="gramEnd"/>
      <w:r w:rsidR="003331E6" w:rsidRPr="003331E6">
        <w:rPr>
          <w:color w:val="0070C0"/>
        </w:rPr>
        <w:t xml:space="preserve"> is involved in a legal proceeding (or might be), the Company can pay their legal costs </w:t>
      </w:r>
      <w:proofErr w:type="gramStart"/>
      <w:r w:rsidR="003331E6" w:rsidRPr="003331E6">
        <w:rPr>
          <w:color w:val="0070C0"/>
        </w:rPr>
        <w:t>up front—</w:t>
      </w:r>
      <w:proofErr w:type="gramEnd"/>
      <w:r w:rsidR="003331E6" w:rsidRPr="003331E6">
        <w:rPr>
          <w:color w:val="0070C0"/>
        </w:rPr>
        <w: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 xml:space="preserve">The Company may choose to indemnify and advance expenses to someone who is not a </w:t>
      </w:r>
      <w:proofErr w:type="gramStart"/>
      <w:r w:rsidR="00B0571A" w:rsidRPr="00B0571A">
        <w:rPr>
          <w:color w:val="0070C0"/>
        </w:rPr>
        <w:t>Manager</w:t>
      </w:r>
      <w:proofErr w:type="gramEnd"/>
      <w:r w:rsidR="00B0571A" w:rsidRPr="00B0571A">
        <w:rPr>
          <w:color w:val="0070C0"/>
        </w:rPr>
        <w:t>,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proofErr w:type="gramStart"/>
      <w:r w:rsidR="002E0542" w:rsidRPr="002E0542">
        <w:rPr>
          <w:color w:val="0070C0"/>
        </w:rPr>
        <w:t>Manager</w:t>
      </w:r>
      <w:proofErr w:type="gramEnd"/>
      <w:r w:rsidR="002E0542" w:rsidRPr="002E0542">
        <w:rPr>
          <w:color w:val="0070C0"/>
        </w:rPr>
        <w:t>,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 xml:space="preserve">Whenever the Company provides indemnification or </w:t>
      </w:r>
      <w:proofErr w:type="gramStart"/>
      <w:r w:rsidR="00A82CF2" w:rsidRPr="00A82CF2">
        <w:rPr>
          <w:color w:val="0070C0"/>
        </w:rPr>
        <w:t>advances</w:t>
      </w:r>
      <w:proofErr w:type="gramEnd"/>
      <w:r w:rsidR="00A82CF2" w:rsidRPr="00A82CF2">
        <w:rPr>
          <w:color w:val="0070C0"/>
        </w:rPr>
        <w:t xml:space="preserve"> expenses to a </w:t>
      </w:r>
      <w:proofErr w:type="gramStart"/>
      <w:r w:rsidR="00A82CF2" w:rsidRPr="00A82CF2">
        <w:rPr>
          <w:color w:val="0070C0"/>
        </w:rPr>
        <w:t>Manager</w:t>
      </w:r>
      <w:proofErr w:type="gramEnd"/>
      <w:r w:rsidR="00A82CF2" w:rsidRPr="00A82CF2">
        <w:rPr>
          <w:color w:val="0070C0"/>
        </w:rPr>
        <w:t xml:space="preserve">, it must notify the Members in writing—either with or before the next meeting notice or written consent request. In any case, this report must be given within 12 months of </w:t>
      </w:r>
      <w:proofErr w:type="gramStart"/>
      <w:r w:rsidR="00A82CF2" w:rsidRPr="00A82CF2">
        <w:rPr>
          <w:color w:val="0070C0"/>
        </w:rPr>
        <w:t>the payment</w:t>
      </w:r>
      <w:proofErr w:type="gramEnd"/>
      <w:r w:rsidR="00A82CF2" w:rsidRPr="00A82CF2">
        <w:rPr>
          <w:color w:val="0070C0"/>
        </w:rPr>
        <w: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 xml:space="preserve">If a </w:t>
      </w:r>
      <w:proofErr w:type="gramStart"/>
      <w:r w:rsidR="006F004A" w:rsidRPr="00E56F19">
        <w:rPr>
          <w:color w:val="0070C0"/>
        </w:rPr>
        <w:t>Manager</w:t>
      </w:r>
      <w:proofErr w:type="gramEnd"/>
      <w:r w:rsidR="006F004A" w:rsidRPr="00E56F19">
        <w:rPr>
          <w:color w:val="0070C0"/>
        </w:rPr>
        <w:t xml:space="preserve"> serves an employee benefit plan as part of their duties </w:t>
      </w:r>
      <w:r w:rsidR="006F004A" w:rsidRPr="00E56F19">
        <w:rPr>
          <w:color w:val="0070C0"/>
        </w:rPr>
        <w:lastRenderedPageBreak/>
        <w:t>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w:t>
      </w:r>
      <w:proofErr w:type="gramStart"/>
      <w:r w:rsidRPr="00981DE6">
        <w:rPr>
          <w:color w:val="0070C0"/>
        </w:rPr>
        <w:t>on</w:t>
      </w:r>
      <w:proofErr w:type="gramEnd"/>
      <w:r w:rsidRPr="00981DE6">
        <w:rPr>
          <w:color w:val="0070C0"/>
        </w:rPr>
        <w:t xml:space="preserve">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strike w:val="true"/>
        </w:rPr>
        <w:t>Additional Capital.</w:t>
      </w:r>
      <w:r w:rsidR="00614230" w:rsidRPr="004B488C">
        <w:rPr>
          <w:sz w:val="24"/>
          <w:szCs w:val="24"/>
          <w:strike w:val="true"/>
        </w:rPr>
        <w:t xml:space="preserve"> </w:t>
      </w:r>
      <w:r w:rsidR="001233CB" w:rsidRPr="004B488C">
        <w:rPr>
          <w:color w:val="0070C0"/>
          <w:sz w:val="24"/>
          <w:szCs w:val="24"/>
          <w:strike w:val="true"/>
        </w:rPr>
        <w:t xml:space="preserve">Members can only contribute additional capital if the IRS provides written confirmation that it won’t violate prohibited transaction rules. Any approved </w:t>
      </w:r>
      <w:proofErr w:type="gramStart"/>
      <w:r w:rsidR="001233CB" w:rsidRPr="004B488C">
        <w:rPr>
          <w:color w:val="0070C0"/>
          <w:sz w:val="24"/>
          <w:szCs w:val="24"/>
          <w:strike w:val="true"/>
        </w:rPr>
        <w:t>contributions</w:t>
      </w:r>
      <w:proofErr w:type="gramEnd"/>
      <w:r w:rsidR="001233CB" w:rsidRPr="004B488C">
        <w:rPr>
          <w:color w:val="0070C0"/>
          <w:sz w:val="24"/>
          <w:szCs w:val="24"/>
          <w:strike w:val="true"/>
        </w:rPr>
        <w:t xml:space="preserve"> must be proportional to ownership percentages. Members also cannot loan money or provide services to the Company, as that would violate IRS rules (26 U.S.C. §4975</w:t>
      </w:r>
    </w:p>
    <w:p>
      <w:pPr>
        <w:pStyle w:val="Heading2"/>
        <w:keepNext w:val="0"/>
        <w:keepLines w:val="0"/>
        <w:widowControl w:val="0"/>
        <w:numPr>
          <w:ilvl w:val="1"/>
          <w:numId w:val="10"/>
        </w:numPr>
        <w:rPr>
          <w:sz w:val="24"/>
          <w:szCs w:val="24"/>
        </w:rPr>
      </w:pPr>
      <w:r>
        <w:rPr>
          <w:color w:val="C00000"/>
        </w:rPr>
        <w:t xml:space="preserve">BYH V2 NOTE: This retirement-account prohibited-transaction clause appears inapplicable to the stated BYH facts and should be replaced with ordinary conflict-of-interest and authority language.</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Pr>
          <w:color w:val="0070C0"/>
        </w:rPr>
        <w:t xml:space="preserve">Distributions to Members may be made in cash or property if authorized by the </w:t>
      </w:r>
      <w:r>
        <w:rPr>
          <w:color w:val="0070C0"/>
          <w:strike w:val="true"/>
        </w:rPr>
        <w:t xml:space="preserve">Manager(s)</w:t>
      </w:r>
      <w:r>
        <w:rPr>
          <w:color w:val="C00000"/>
        </w:rPr>
        <w:t xml:space="preserve"> Manager</w:t>
      </w:r>
      <w:r>
        <w:rPr>
          <w:color w:val="0070C0"/>
        </w:rPr>
        <w:t xml:space="preserve">,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Pr>
          <w:color w:val="0070C0"/>
        </w:rPr>
        <w:t xml:space="preserve">The </w:t>
      </w:r>
      <w:r>
        <w:rPr>
          <w:color w:val="0070C0"/>
          <w:strike w:val="true"/>
        </w:rPr>
        <w:t xml:space="preserve">Manager(s)</w:t>
      </w:r>
      <w:r>
        <w:rPr>
          <w:color w:val="C00000"/>
        </w:rPr>
        <w:t xml:space="preserve"> Manager</w:t>
      </w:r>
      <w:r>
        <w:rPr>
          <w:color w:val="0070C0"/>
        </w:rPr>
        <w:t xml:space="preserve">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lastRenderedPageBreak/>
        <w:t>Fiscal Year.</w:t>
      </w:r>
      <w:r w:rsidR="00EE3962" w:rsidRPr="00EE3962">
        <w:t xml:space="preserve"> </w:t>
      </w:r>
      <w:r>
        <w:rPr>
          <w:color w:val="0070C0"/>
        </w:rPr>
        <w:t xml:space="preserve">The Company’s fiscal year is the calendar year, unless the </w:t>
      </w:r>
      <w:r>
        <w:rPr>
          <w:color w:val="0070C0"/>
          <w:strike w:val="true"/>
        </w:rPr>
        <w:t xml:space="preserve">Manager(s)</w:t>
      </w:r>
      <w:r>
        <w:rPr>
          <w:color w:val="C00000"/>
        </w:rPr>
        <w:t xml:space="preserve"> Manager</w:t>
      </w:r>
      <w:r>
        <w:rPr>
          <w:color w:val="0070C0"/>
        </w:rPr>
        <w:t xml:space="preserve">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Pr>
          <w:color w:val="0070C0"/>
        </w:rPr>
        <w:t xml:space="preserve">All Company funds must be deposited into accounts at banks or other institutions chosen by the </w:t>
      </w:r>
      <w:r>
        <w:rPr>
          <w:color w:val="0070C0"/>
          <w:strike w:val="true"/>
        </w:rPr>
        <w:t xml:space="preserve">Manager(s)</w:t>
      </w:r>
      <w:r>
        <w:rPr>
          <w:color w:val="C00000"/>
        </w:rPr>
        <w:t xml:space="preserve"> Manager</w:t>
      </w:r>
      <w:r>
        <w:rPr>
          <w:color w:val="0070C0"/>
        </w:rPr>
        <w:t xml:space="preserve">.</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Pr>
          <w:color w:val="0070C0"/>
        </w:rPr>
        <w:t xml:space="preserve">Only </w:t>
      </w:r>
      <w:r>
        <w:rPr>
          <w:color w:val="0070C0"/>
          <w:strike w:val="true"/>
        </w:rPr>
        <w:t xml:space="preserve">Manager(s)</w:t>
      </w:r>
      <w:r>
        <w:rPr>
          <w:color w:val="C00000"/>
        </w:rPr>
        <w:t xml:space="preserve"> Manager</w:t>
      </w:r>
      <w:r>
        <w:rPr>
          <w:color w:val="0070C0"/>
        </w:rPr>
        <w:t xml:space="preserve">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Pr>
          <w:b/>
          <w:bCs w:val="0"/>
          <w:u w:val="single"/>
        </w:rPr>
        <w:t xml:space="preserve">Reimbursement of </w:t>
      </w:r>
      <w:r>
        <w:rPr>
          <w:b/>
          <w:bCs w:val="0"/>
          <w:u w:val="single"/>
          <w:strike w:val="true"/>
        </w:rPr>
        <w:t xml:space="preserve">Manager(s)</w:t>
      </w:r>
      <w:r>
        <w:rPr>
          <w:b/>
          <w:bCs w:val="0"/>
          <w:u w:val="single"/>
          <w:color w:val="C00000"/>
        </w:rPr>
        <w:t xml:space="preserve"> Manager</w:t>
      </w:r>
      <w:r>
        <w:rPr>
          <w:b/>
          <w:bCs w:val="0"/>
          <w:u w:val="single"/>
        </w:rPr>
        <w:t xml:space="preserve">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u w:val="single"/>
        </w:rPr>
        <w:t>Company as Pass-Through Entity.</w:t>
      </w:r>
      <w:r w:rsidR="008C5268">
        <w:t xml:space="preserve"> </w:t>
      </w:r>
      <w:r>
        <w:rPr>
          <w:color w:val="0070C0"/>
        </w:rPr>
        <w:t xml:space="preserve">The Company will be treated as a pass-through entity for federal tax purposes—either as a </w:t>
      </w:r>
      <w:r>
        <w:rPr>
          <w:color w:val="0070C0"/>
          <w:strike w:val="true"/>
        </w:rPr>
        <w:t xml:space="preserve">disregarded entity (if it has one Member) or a partnership (if it has multiple Members)</w:t>
      </w:r>
      <w:r>
        <w:rPr>
          <w:color w:val="C00000"/>
        </w:rPr>
        <w:t xml:space="preserve"> an S corporation after a valid S election</w:t>
      </w:r>
      <w:r>
        <w:rPr>
          <w:color w:val="0070C0"/>
        </w:rPr>
        <w:t xml:space="preserve">. </w:t>
      </w:r>
      <w:r>
        <w:rPr>
          <w:color w:val="0070C0"/>
          <w:strike w:val="true"/>
        </w:rPr>
        <w:t xml:space="preserve">The Manager(s) must not take any action to change this classification.</w:t>
      </w:r>
      <w:r>
        <w:rPr>
          <w:color w:val="C00000"/>
        </w:rPr>
        <w:t xml:space="preserve"> The Manager must not take any action inconsistent with maintaining the Company's intended S corporation tax status.</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 xml:space="preserve">Member in the </w:t>
      </w:r>
      <w:proofErr w:type="gramStart"/>
      <w:r w:rsidRPr="006B2013">
        <w:rPr>
          <w:sz w:val="22"/>
        </w:rPr>
        <w:t>Company;</w:t>
      </w:r>
      <w:proofErr w:type="gramEnd"/>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54B9508E" w:rsidR="001F6CD0" w:rsidRPr="006B2013" w:rsidRDefault="00E4676D" w:rsidP="007A3BE0">
      <w:pPr>
        <w:pStyle w:val="Heading3"/>
        <w:keepNext w:val="0"/>
        <w:keepLines w:val="0"/>
        <w:widowControl w:val="0"/>
        <w:numPr>
          <w:ilvl w:val="2"/>
          <w:numId w:val="10"/>
        </w:numPr>
        <w:rPr>
          <w:sz w:val="22"/>
        </w:rPr>
      </w:pPr>
      <w:proofErr w:type="gramStart"/>
      <w:r w:rsidRPr="006B2013">
        <w:rPr>
          <w:color w:val="0070C0"/>
          <w:sz w:val="22"/>
        </w:rPr>
        <w:t>it</w:t>
      </w:r>
      <w:proofErr w:type="gramEnd"/>
      <w:r w:rsidRPr="006B2013">
        <w:rPr>
          <w:color w:val="0070C0"/>
          <w:sz w:val="22"/>
        </w:rPr>
        <w:t xml:space="preserve">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 xml:space="preserve">The Company will dissolve if required by North Carolina law, through automatic </w:t>
      </w:r>
      <w:r w:rsidRPr="006B2013">
        <w:rPr>
          <w:color w:val="0070C0"/>
          <w:sz w:val="22"/>
        </w:rPr>
        <w:lastRenderedPageBreak/>
        <w:t>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Pr>
          <w:color w:val="0070C0"/>
        </w:rPr>
        <w:t xml:space="preserve">After dissolution, the </w:t>
      </w:r>
      <w:r>
        <w:rPr>
          <w:color w:val="0070C0"/>
          <w:strike w:val="true"/>
        </w:rPr>
        <w:t xml:space="preserve">Manager(s)</w:t>
      </w:r>
      <w:r>
        <w:rPr>
          <w:color w:val="C00000"/>
        </w:rPr>
        <w:t xml:space="preserve"> Manager</w:t>
      </w:r>
      <w:r>
        <w:rPr>
          <w:color w:val="0070C0"/>
        </w:rPr>
        <w:t xml:space="preserve">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strike w:val="true"/>
        </w:rPr>
        <w:t>Restriction Against Prohibited Transactions.</w:t>
      </w:r>
      <w:r w:rsidRPr="00184709">
        <w:rPr>
          <w:strike w:val="true"/>
        </w:rPr>
        <w:t xml:space="preserve">  </w:t>
      </w:r>
      <w:r w:rsidR="00B73534" w:rsidRPr="00B73534">
        <w:rPr>
          <w:b/>
          <w:bCs w:val="0"/>
          <w:color w:val="0070C0"/>
          <w:strike w:val="true"/>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pPr>
        <w:pStyle w:val="Heading2"/>
        <w:keepNext w:val="0"/>
        <w:keepLines w:val="0"/>
        <w:widowControl w:val="0"/>
        <w:numPr>
          <w:ilvl w:val="1"/>
          <w:numId w:val="10"/>
        </w:numPr>
        <w:rPr>
          <w:b/>
          <w:bCs w:val="0"/>
        </w:rPr>
      </w:pPr>
      <w:r>
        <w:rPr>
          <w:color w:val="C00000"/>
        </w:rPr>
        <w:t xml:space="preserve">BYH V2 NOTE: This retirement-account prohibited-transaction clause appears inapplicable to the stated BYH facts and should be replaced with ordinary conflict-of-interest and authority language.</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strike w:val="true"/>
        </w:rPr>
        <w:t>Unrelated Business Taxable Income and Unrelated Debt Financed Income</w:t>
      </w:r>
      <w:r w:rsidRPr="00DA1C54">
        <w:rPr>
          <w:b/>
          <w:bCs w:val="0"/>
          <w:strike w:val="true"/>
        </w:rPr>
        <w:t>.</w:t>
      </w:r>
      <w:r w:rsidR="00BE1A74" w:rsidRPr="00DA1C54">
        <w:rPr>
          <w:b/>
          <w:bCs w:val="0"/>
          <w:strike w:val="true"/>
        </w:rPr>
        <w:t xml:space="preserve"> </w:t>
      </w:r>
      <w:r w:rsidR="00B40C28" w:rsidRPr="00B40C28">
        <w:rPr>
          <w:b/>
          <w:bCs w:val="0"/>
          <w:color w:val="0070C0"/>
          <w:strike w:val="true"/>
        </w:rPr>
        <w:t xml:space="preserve">Members acknowledge that IRAs, ESAs, and HSAs are subject to tax on Unrelated Business Taxable Income (UBTI) and Unrelated Debt-Financed Income (UDFI) under IRC §§511–514. Because the Company is a pass-through entity, this income passes </w:t>
      </w:r>
      <w:proofErr w:type="gramStart"/>
      <w:r w:rsidR="00B40C28" w:rsidRPr="00B40C28">
        <w:rPr>
          <w:b/>
          <w:bCs w:val="0"/>
          <w:color w:val="0070C0"/>
          <w:strike w:val="true"/>
        </w:rPr>
        <w:t>directly</w:t>
      </w:r>
      <w:proofErr w:type="gramEnd"/>
      <w:r w:rsidR="00B40C28" w:rsidRPr="00B40C28">
        <w:rPr>
          <w:b/>
          <w:bCs w:val="0"/>
          <w:color w:val="0070C0"/>
          <w:strike w:val="true"/>
        </w:rPr>
        <w:t xml:space="preserve"> to the Members. The Manager must provide the necessary details for Members to file IRS Form 990-T and, where allowed under Section 7.4, make distributions to cover the resulting tax liabilities.</w:t>
      </w:r>
    </w:p>
    <w:p>
      <w:pPr>
        <w:pStyle w:val="Heading2"/>
        <w:keepNext w:val="0"/>
        <w:keepLines w:val="0"/>
        <w:widowControl w:val="0"/>
        <w:numPr>
          <w:ilvl w:val="1"/>
          <w:numId w:val="10"/>
        </w:numPr>
        <w:rPr>
          <w:b/>
          <w:bCs w:val="0"/>
          <w:color w:val="4F81BD" w:themeColor="accent1"/>
        </w:rPr>
      </w:pPr>
      <w:r>
        <w:rPr>
          <w:color w:val="C00000"/>
        </w:rPr>
        <w:t xml:space="preserve">BYH V2 NOTE: This retirement-account tax-reporting language appears inapplicable; confirm S corporation tax language with CPA/tax counsel.</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lastRenderedPageBreak/>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Pr>
          <w:b/>
          <w:bCs w:val="0"/>
          <w:u w:val="single"/>
          <w:strike w:val="true"/>
        </w:rPr>
        <w:t xml:space="preserve">Manager(s)</w:t>
      </w:r>
      <w:r>
        <w:rPr>
          <w:b/>
          <w:bCs w:val="0"/>
          <w:u w:val="single"/>
          <w:color w:val="C00000"/>
        </w:rPr>
        <w:t xml:space="preserve"> Manager</w:t>
      </w:r>
      <w:r>
        <w:rPr>
          <w:b/>
          <w:bCs w:val="0"/>
          <w:u w:val="single"/>
        </w:rPr>
        <w:t xml:space="preserve">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strike w:val="true"/>
        </w:rPr>
        <w:t>Borrowing Money.</w:t>
      </w:r>
      <w:r w:rsidRPr="00822F49">
        <w:rPr>
          <w:b/>
          <w:bCs w:val="0"/>
          <w:strike w:val="true"/>
        </w:rPr>
        <w:t xml:space="preserve">  </w:t>
      </w:r>
      <w:r w:rsidR="001F575A" w:rsidRPr="001F575A">
        <w:rPr>
          <w:b/>
          <w:bCs w:val="0"/>
          <w:color w:val="0070C0"/>
          <w:strike w:val="true"/>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strike w:val="true"/>
        </w:rPr>
        <w:t>Required Minimum Distributions.</w:t>
      </w:r>
      <w:r w:rsidRPr="00822F49">
        <w:rPr>
          <w:b/>
          <w:bCs w:val="0"/>
          <w:strike w:val="true"/>
        </w:rPr>
        <w:t xml:space="preserve">  </w:t>
      </w:r>
      <w:proofErr w:type="gramStart"/>
      <w:r w:rsidR="001334E6" w:rsidRPr="005E2A4A">
        <w:rPr>
          <w:b/>
          <w:bCs w:val="0"/>
          <w:color w:val="FF0000"/>
          <w:strike w:val="true"/>
        </w:rPr>
        <w:t>( I</w:t>
      </w:r>
      <w:proofErr w:type="gramEnd"/>
      <w:r w:rsidR="001334E6" w:rsidRPr="005E2A4A">
        <w:rPr>
          <w:b/>
          <w:bCs w:val="0"/>
          <w:color w:val="FF0000"/>
          <w:strike w:val="true"/>
        </w:rPr>
        <w:t xml:space="preserve"> would rather </w:t>
      </w:r>
      <w:r w:rsidR="005E2A4A" w:rsidRPr="005E2A4A">
        <w:rPr>
          <w:b/>
          <w:bCs w:val="0"/>
          <w:color w:val="FF0000"/>
          <w:strike w:val="true"/>
        </w:rPr>
        <w:t xml:space="preserve">prohibit accounts that require </w:t>
      </w:r>
      <w:commentRangeStart w:id="4"/>
      <w:r w:rsidR="005E2A4A" w:rsidRPr="005E2A4A">
        <w:rPr>
          <w:b/>
          <w:bCs w:val="0"/>
          <w:color w:val="FF0000"/>
          <w:strike w:val="true"/>
        </w:rPr>
        <w:t>RMD</w:t>
      </w:r>
      <w:commentRangeEnd w:id="4"/>
      <w:r w:rsidR="00E6752E">
        <w:rPr>
          <w:rStyle w:val="CommentReference"/>
          <w:rFonts w:eastAsiaTheme="minorEastAsia" w:cstheme="minorBidi"/>
          <w:bCs w:val="0"/>
          <w:color w:val="auto"/>
          <w:strike w:val="true"/>
        </w:rPr>
        <w:commentReference w:id="4"/>
      </w:r>
      <w:r w:rsidR="005E2A4A" w:rsidRPr="005E2A4A">
        <w:rPr>
          <w:b/>
          <w:bCs w:val="0"/>
          <w:color w:val="FF0000"/>
          <w:strike w:val="true"/>
        </w:rPr>
        <w:t xml:space="preserve">) </w:t>
      </w:r>
      <w:r w:rsidR="001334E6" w:rsidRPr="001334E6">
        <w:rPr>
          <w:b/>
          <w:bCs w:val="0"/>
          <w:color w:val="0070C0"/>
          <w:strike w:val="true"/>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pPr>
        <w:pStyle w:val="Heading2"/>
        <w:keepNext w:val="0"/>
        <w:keepLines w:val="0"/>
        <w:widowControl w:val="0"/>
        <w:numPr>
          <w:ilvl w:val="1"/>
          <w:numId w:val="10"/>
        </w:numPr>
        <w:rPr>
          <w:b/>
          <w:bCs w:val="0"/>
        </w:rPr>
      </w:pPr>
      <w:r>
        <w:rPr>
          <w:color w:val="C00000"/>
        </w:rPr>
        <w:t xml:space="preserve">BYH V2 NOTE: This RMD clause appears inapplicable to the stated BYH facts.</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t>Company Seal.</w:t>
      </w:r>
      <w:r w:rsidRPr="00184709">
        <w:t xml:space="preserve">  </w:t>
      </w:r>
      <w:r w:rsidR="00681D5B" w:rsidRPr="00681D5B">
        <w:rPr>
          <w:color w:val="0070C0"/>
        </w:rPr>
        <w:t xml:space="preserve">The Company may adopt a </w:t>
      </w:r>
      <w:ins w:id="5" w:author="Jeff Watson" w:date="2025-10-31T12:48:00Z" w16du:dateUtc="2025-10-31T16:48:00Z">
        <w:r w:rsidR="00E6752E">
          <w:rPr>
            <w:color w:val="0070C0"/>
          </w:rPr>
          <w:t xml:space="preserve">corporate </w:t>
        </w:r>
      </w:ins>
      <w:r>
        <w:rPr>
          <w:color w:val="0070C0"/>
        </w:rPr>
        <w:t xml:space="preserve">seal, chosen by the </w:t>
      </w:r>
      <w:r>
        <w:rPr>
          <w:color w:val="0070C0"/>
          <w:strike w:val="true"/>
        </w:rPr>
        <w:t xml:space="preserve">Manager(s)</w:t>
      </w:r>
      <w:r>
        <w:rPr>
          <w:color w:val="C00000"/>
        </w:rPr>
        <w:t xml:space="preserve"> Manager</w:t>
      </w:r>
      <w:r>
        <w:rPr>
          <w:color w:val="0070C0"/>
        </w:rPr>
        <w:t xml:space="preserve">.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ins w:id="6" w:author="Jeff Watson" w:date="2025-10-31T12:49:00Z" w16du:dateUtc="2025-10-31T16:49:00Z">
        <w:r w:rsidR="00E6752E">
          <w:rPr>
            <w:color w:val="0070C0"/>
          </w:rPr>
          <w:t xml:space="preserve">the account </w:t>
        </w:r>
        <w:proofErr w:type="gramStart"/>
        <w:r w:rsidR="00E6752E">
          <w:rPr>
            <w:color w:val="0070C0"/>
          </w:rPr>
          <w:t>holders;</w:t>
        </w:r>
        <w:proofErr w:type="gramEnd"/>
        <w:r w:rsidR="00E6752E">
          <w:rPr>
            <w:color w:val="0070C0"/>
          </w:rPr>
          <w:t xml:space="preserve"> </w:t>
        </w:r>
      </w:ins>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 xml:space="preserve">This Agreement represents the entire understanding among </w:t>
      </w:r>
      <w:r w:rsidR="008832E7" w:rsidRPr="008832E7">
        <w:rPr>
          <w:color w:val="0070C0"/>
        </w:rPr>
        <w:lastRenderedPageBreak/>
        <w:t>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 xml:space="preserve">If a </w:t>
      </w:r>
      <w:proofErr w:type="gramStart"/>
      <w:r w:rsidRPr="00791C6B">
        <w:rPr>
          <w:color w:val="0070C0"/>
        </w:rPr>
        <w:t>Member</w:t>
      </w:r>
      <w:proofErr w:type="gramEnd"/>
      <w:r w:rsidRPr="00791C6B">
        <w:rPr>
          <w:color w:val="0070C0"/>
        </w:rPr>
        <w:t xml:space="preserve">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rPr>
          <w:color w:val="4F81BD" w:themeColor="accent1"/>
        </w:rPr>
      </w:pPr>
      <w:r w:rsidRPr="00707D19">
        <w:lastRenderedPageBreak/>
        <w:t>CERTIFICATION</w:t>
      </w:r>
    </w:p>
    <w:p>
      <w:pPr>
        <w:pStyle w:val="Heading1"/>
        <w:rPr>
          <w:color w:val="4F81BD" w:themeColor="accent1"/>
        </w:rPr>
      </w:pPr>
      <w:r>
        <w:rPr>
          <w:color w:val="C00000"/>
        </w:rPr>
        <w:t xml:space="preserve">BYH V2 NOTE: Replace retirement-account signature blocks with Browning Family Revocable Trust and Wesley Dale Browning Manager signature blocks after confirming signer authority.</w:t>
      </w:r>
    </w:p>
    <w:p w14:paraId="24215D3F" w14:textId="77777777" w:rsidR="001F6CD0" w:rsidRPr="00184709" w:rsidRDefault="00791C6B" w:rsidP="00893549">
      <w:pPr>
        <w:pStyle w:val="Heading1"/>
        <w:keepNext w:val="0"/>
        <w:keepLines w:val="0"/>
        <w:widowControl w:val="0"/>
        <w:jc w:val="both"/>
        <w:rPr>
          <w:b w:val="0"/>
          <w:bCs w:val="0"/>
          <w:color w:val="auto"/>
        </w:rPr>
      </w:pPr>
      <w:r w:rsidRPr="00184709">
        <w:rPr>
          <w:b w:val="0"/>
          <w:bCs w:val="0"/>
          <w:color w:val="auto"/>
        </w:rPr>
        <w:t xml:space="preserve">THE UNDERSIGNED, being </w:t>
      </w:r>
      <w:proofErr w:type="gramStart"/>
      <w:r w:rsidRPr="00184709">
        <w:rPr>
          <w:b w:val="0"/>
          <w:bCs w:val="0"/>
          <w:color w:val="auto"/>
        </w:rPr>
        <w:t>all of</w:t>
      </w:r>
      <w:proofErr w:type="gramEnd"/>
      <w:r>
        <w:rPr>
          <w:b w:val="0"/>
          <w:bCs w:val="0"/>
          <w:color w:val="auto"/>
        </w:rPr>
        <w:t xml:space="preserve"> the Members and </w:t>
      </w:r>
      <w:r>
        <w:rPr>
          <w:b w:val="0"/>
          <w:bCs w:val="0"/>
          <w:color w:val="auto"/>
          <w:strike w:val="true"/>
        </w:rPr>
        <w:t xml:space="preserve">Manager(s)</w:t>
      </w:r>
      <w:r>
        <w:rPr>
          <w:b w:val="0"/>
          <w:bCs w:val="0"/>
          <w:color w:val="C00000"/>
        </w:rPr>
        <w:t xml:space="preserve"> Manager</w:t>
      </w:r>
      <w:r>
        <w:rPr>
          <w:b w:val="0"/>
          <w:bCs w:val="0"/>
          <w:color w:val="auto"/>
        </w:rPr>
        <w:t xml:space="preserve"> of the Company, hereby evidence their adoption and ratification of this Amended and Restated Operating Agreement for and on </w:t>
      </w:r>
      <w:proofErr w:type="gramStart"/>
      <w:r w:rsidRPr="00184709">
        <w:rPr>
          <w:b w:val="0"/>
          <w:bCs w:val="0"/>
          <w:color w:val="auto"/>
        </w:rPr>
        <w:t>the behalf</w:t>
      </w:r>
      <w:proofErr w:type="gramEnd"/>
      <w:r w:rsidRPr="00184709">
        <w:rPr>
          <w:b w:val="0"/>
          <w:bCs w:val="0"/>
          <w:color w:val="auto"/>
        </w:rPr>
        <w:t xml:space="preserve"> of themselves and the Company, effective </w:t>
      </w:r>
      <w:proofErr w:type="gramStart"/>
      <w:r w:rsidRPr="00184709">
        <w:rPr>
          <w:b w:val="0"/>
          <w:bCs w:val="0"/>
          <w:color w:val="auto"/>
        </w:rPr>
        <w:t>June __</w:t>
      </w:r>
      <w:proofErr w:type="gramEnd"/>
      <w:r w:rsidRPr="00184709">
        <w:rPr>
          <w:b w:val="0"/>
          <w:bCs w:val="0"/>
          <w:color w:val="auto"/>
        </w:rPr>
        <w:t>__, 2025.</w:t>
      </w:r>
    </w:p>
    <w:p w14:paraId="6BC6FED5" w14:textId="77777777" w:rsidR="000D6CD6" w:rsidRDefault="000D6CD6" w:rsidP="00093DFD">
      <w:pPr>
        <w:pStyle w:val="Heading1"/>
        <w:keepNext w:val="0"/>
        <w:keepLines w:val="0"/>
        <w:widowControl w:val="0"/>
        <w:spacing w:before="0"/>
        <w:jc w:val="both"/>
        <w:rPr>
          <w:b w:val="0"/>
          <w:bCs w:val="0"/>
          <w:color w:val="auto"/>
        </w:rPr>
      </w:pPr>
    </w:p>
    <w:p w14:paraId="1E7E38C7" w14:textId="6D33E01E"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strike w:val="true"/>
        </w:rPr>
        <w:t xml:space="preserve">Heritage IRA, FBO Wesley Dale Browning </w:t>
      </w:r>
      <w:proofErr w:type="gramStart"/>
      <w:r w:rsidR="005B00DB" w:rsidRPr="000B439E">
        <w:rPr>
          <w:color w:val="auto"/>
          <w:sz w:val="22"/>
          <w:szCs w:val="22"/>
          <w:strike w:val="true"/>
        </w:rPr>
        <w:t>HSA</w:t>
      </w:r>
      <w:r w:rsidR="00CE6AC9" w:rsidRPr="000B439E">
        <w:rPr>
          <w:color w:val="auto"/>
          <w:sz w:val="22"/>
          <w:szCs w:val="22"/>
          <w:strike w:val="true"/>
        </w:rPr>
        <w:t xml:space="preserve"> </w:t>
      </w:r>
      <w:r w:rsidR="005B00DB" w:rsidRPr="000B439E">
        <w:rPr>
          <w:color w:val="auto"/>
          <w:sz w:val="22"/>
          <w:szCs w:val="22"/>
          <w:strike w:val="true"/>
        </w:rPr>
        <w:t xml:space="preserve"> </w:t>
      </w:r>
      <w:r w:rsidRPr="000B439E">
        <w:rPr>
          <w:color w:val="auto"/>
          <w:sz w:val="22"/>
          <w:szCs w:val="22"/>
          <w:u w:val="single"/>
          <w:strike w:val="true"/>
        </w:rPr>
        <w:t>#</w:t>
      </w:r>
      <w:proofErr w:type="gramEnd"/>
      <w:r w:rsidR="00FA58E6" w:rsidRPr="000B439E">
        <w:rPr>
          <w:color w:val="auto"/>
          <w:sz w:val="22"/>
          <w:szCs w:val="22"/>
          <w:u w:val="single"/>
          <w:strike w:val="true"/>
        </w:rPr>
        <w:t>99169956</w:t>
      </w:r>
    </w:p>
    <w:p>
      <w:pPr>
        <w:pStyle w:val="Heading1"/>
        <w:keepNext w:val="0"/>
        <w:keepLines w:val="0"/>
        <w:widowControl w:val="0"/>
        <w:spacing w:before="0"/>
        <w:ind w:left="3240"/>
        <w:jc w:val="left"/>
        <w:rPr>
          <w:color w:val="auto"/>
          <w:sz w:val="22"/>
          <w:szCs w:val="22"/>
          <w:u w:val="single"/>
        </w:rPr>
      </w:pPr>
      <w:r>
        <w:rPr>
          <w:color w:val="C00000"/>
        </w:rPr>
        <w:t xml:space="preserve">BYH V2 NOTE: This retirement-account signature/member label is inapplicable. Use Browning Family Revocable Trust and Wesley Dale Browning Manager signature language after confirming authority.</w:t>
      </w:r>
    </w:p>
    <w:p w14:paraId="34E6CEAE" w14:textId="515567BA" w:rsidR="00962F73" w:rsidRPr="003B1E57" w:rsidRDefault="00791C6B" w:rsidP="000B439E">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6B54F478" w14:textId="35811A9D"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3533990E"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4589CA48" w14:textId="065EC62E"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28CC45C2"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Wesley Dale Browning, Accountholder</w:t>
      </w:r>
    </w:p>
    <w:p>
      <w:pPr>
        <w:pStyle w:val="Heading1"/>
        <w:keepNext w:val="0"/>
        <w:keepLines w:val="0"/>
        <w:widowControl w:val="0"/>
        <w:spacing w:before="0"/>
        <w:ind w:left="3240"/>
        <w:jc w:val="left"/>
        <w:rPr>
          <w:b w:val="0"/>
          <w:bCs w:val="0"/>
          <w:color w:val="auto"/>
          <w:sz w:val="22"/>
          <w:szCs w:val="22"/>
        </w:rPr>
      </w:pPr>
      <w:r>
        <w:rPr>
          <w:color w:val="C00000"/>
        </w:rPr>
        <w:t xml:space="preserve">BYH V2 NOTE: This retirement-account signature/member label is inapplicable. Use Browning Family Revocable Trust and Wesley Dale Browning Manager signature language after confirming authority.</w:t>
      </w:r>
    </w:p>
    <w:p w14:paraId="36FF1CA2" w14:textId="77777777" w:rsidR="00D35722" w:rsidRPr="003B1E57" w:rsidRDefault="00D35722" w:rsidP="000B439E">
      <w:pPr>
        <w:widowControl w:val="0"/>
        <w:ind w:left="3240"/>
        <w:rPr>
          <w:sz w:val="22"/>
        </w:rPr>
      </w:pPr>
    </w:p>
    <w:p w14:paraId="0305713E" w14:textId="761F5CEA" w:rsidR="001F6CD0" w:rsidRPr="000B439E" w:rsidRDefault="00791C6B" w:rsidP="000B439E">
      <w:pPr>
        <w:pStyle w:val="Heading1"/>
        <w:keepNext w:val="0"/>
        <w:keepLines w:val="0"/>
        <w:widowControl w:val="0"/>
        <w:spacing w:before="0"/>
        <w:ind w:left="3240"/>
        <w:jc w:val="left"/>
        <w:rPr>
          <w:color w:val="auto"/>
          <w:sz w:val="22"/>
          <w:szCs w:val="22"/>
        </w:rPr>
      </w:pPr>
      <w:r w:rsidRPr="000B439E">
        <w:rPr>
          <w:color w:val="auto"/>
          <w:sz w:val="22"/>
          <w:szCs w:val="22"/>
          <w:strike w:val="true"/>
        </w:rPr>
        <w:t>Heritage IRA, FBO Wesley Dale Browning Roth</w:t>
      </w:r>
      <w:r w:rsidR="003B0DD4" w:rsidRPr="000B439E">
        <w:rPr>
          <w:color w:val="auto"/>
          <w:sz w:val="22"/>
          <w:szCs w:val="22"/>
          <w:strike w:val="true"/>
        </w:rPr>
        <w:t xml:space="preserve"> </w:t>
      </w:r>
      <w:r w:rsidRPr="000B439E">
        <w:rPr>
          <w:color w:val="auto"/>
          <w:sz w:val="22"/>
          <w:szCs w:val="22"/>
          <w:strike w:val="true"/>
        </w:rPr>
        <w:t>IRA #</w:t>
      </w:r>
      <w:r w:rsidR="0038070B" w:rsidRPr="000B439E">
        <w:rPr>
          <w:color w:val="auto"/>
          <w:sz w:val="22"/>
          <w:szCs w:val="22"/>
          <w:u w:val="single"/>
          <w:strike w:val="true"/>
        </w:rPr>
        <w:t>8870274</w:t>
      </w:r>
      <w:r w:rsidR="0038070B" w:rsidRPr="000B439E">
        <w:rPr>
          <w:rFonts w:ascii="Calibri" w:eastAsia="Calibri" w:hAnsi="Calibri" w:cs="Calibri"/>
          <w:sz w:val="24"/>
          <w:strike w:val="true"/>
        </w:rPr>
        <w:t xml:space="preserve">  </w:t>
      </w:r>
    </w:p>
    <w:p>
      <w:pPr>
        <w:pStyle w:val="Heading1"/>
        <w:keepNext w:val="0"/>
        <w:keepLines w:val="0"/>
        <w:widowControl w:val="0"/>
        <w:spacing w:before="0"/>
        <w:ind w:left="3240"/>
        <w:jc w:val="left"/>
        <w:rPr>
          <w:color w:val="auto"/>
          <w:sz w:val="22"/>
          <w:szCs w:val="22"/>
        </w:rPr>
      </w:pPr>
      <w:r>
        <w:rPr>
          <w:color w:val="C00000"/>
        </w:rPr>
        <w:t xml:space="preserve">BYH V2 NOTE: This retirement-account signature/member label is inapplicable. Use Browning Family Revocable Trust and Wesley Dale Browning Manager signature language after confirming authority.</w:t>
      </w:r>
    </w:p>
    <w:p w14:paraId="7B05545F"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02D606A8" w14:textId="743CD3B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67CA182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2D3A4EA1"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721B9121"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Wesley Dale Browning, Accountholder</w:t>
      </w:r>
    </w:p>
    <w:p>
      <w:pPr>
        <w:pStyle w:val="Heading1"/>
        <w:keepNext w:val="0"/>
        <w:keepLines w:val="0"/>
        <w:widowControl w:val="0"/>
        <w:spacing w:before="0"/>
        <w:ind w:left="3240"/>
        <w:jc w:val="left"/>
        <w:rPr>
          <w:b w:val="0"/>
          <w:bCs w:val="0"/>
          <w:color w:val="auto"/>
          <w:sz w:val="22"/>
          <w:szCs w:val="22"/>
        </w:rPr>
      </w:pPr>
      <w:r>
        <w:rPr>
          <w:color w:val="C00000"/>
        </w:rPr>
        <w:t xml:space="preserve">BYH V2 NOTE: This retirement-account signature/member label is inapplicable. Use Browning Family Revocable Trust and Wesley Dale Browning Manager signature language after confirming authority.</w:t>
      </w:r>
    </w:p>
    <w:p w14:paraId="0D1AF3C9" w14:textId="77777777" w:rsidR="007D09B4" w:rsidRPr="003B1E57" w:rsidRDefault="007D09B4" w:rsidP="000B439E">
      <w:pPr>
        <w:pStyle w:val="Heading1"/>
        <w:keepNext w:val="0"/>
        <w:keepLines w:val="0"/>
        <w:widowControl w:val="0"/>
        <w:spacing w:before="0"/>
        <w:ind w:left="3240"/>
        <w:jc w:val="left"/>
        <w:rPr>
          <w:b w:val="0"/>
          <w:bCs w:val="0"/>
          <w:color w:val="auto"/>
          <w:sz w:val="22"/>
          <w:szCs w:val="22"/>
        </w:rPr>
      </w:pPr>
    </w:p>
    <w:p w14:paraId="2D28E356" w14:textId="77777777" w:rsidR="003B1E57" w:rsidRDefault="003B1E57" w:rsidP="000B439E">
      <w:pPr>
        <w:pStyle w:val="Heading1"/>
        <w:keepNext w:val="0"/>
        <w:keepLines w:val="0"/>
        <w:widowControl w:val="0"/>
        <w:spacing w:before="0"/>
        <w:ind w:left="3240"/>
        <w:jc w:val="left"/>
        <w:rPr>
          <w:b w:val="0"/>
          <w:bCs w:val="0"/>
          <w:color w:val="auto"/>
          <w:sz w:val="22"/>
          <w:szCs w:val="22"/>
        </w:rPr>
      </w:pPr>
    </w:p>
    <w:p w14:paraId="380F30F7" w14:textId="36EA740D"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strike w:val="true"/>
        </w:rPr>
        <w:t>Heritage IRA, FBO Jeanette W.</w:t>
      </w:r>
      <w:r w:rsidR="00DF5503" w:rsidRPr="000B439E">
        <w:rPr>
          <w:color w:val="auto"/>
          <w:sz w:val="22"/>
          <w:szCs w:val="22"/>
          <w:strike w:val="true"/>
        </w:rPr>
        <w:t xml:space="preserve"> Hollinger Roth </w:t>
      </w:r>
      <w:r w:rsidRPr="000B439E">
        <w:rPr>
          <w:color w:val="auto"/>
          <w:sz w:val="22"/>
          <w:szCs w:val="22"/>
          <w:strike w:val="true"/>
        </w:rPr>
        <w:t>IRA #</w:t>
      </w:r>
      <w:r w:rsidR="00BA4717" w:rsidRPr="000B439E">
        <w:rPr>
          <w:color w:val="auto"/>
          <w:sz w:val="22"/>
          <w:szCs w:val="22"/>
          <w:u w:val="single"/>
          <w:strike w:val="true"/>
        </w:rPr>
        <w:t>61077178</w:t>
      </w:r>
    </w:p>
    <w:p>
      <w:pPr>
        <w:pStyle w:val="Heading1"/>
        <w:keepNext w:val="0"/>
        <w:keepLines w:val="0"/>
        <w:widowControl w:val="0"/>
        <w:spacing w:before="0"/>
        <w:ind w:left="3240"/>
        <w:jc w:val="left"/>
        <w:rPr>
          <w:color w:val="auto"/>
          <w:sz w:val="22"/>
          <w:szCs w:val="22"/>
          <w:u w:val="single"/>
        </w:rPr>
      </w:pPr>
      <w:r>
        <w:rPr>
          <w:color w:val="C00000"/>
        </w:rPr>
        <w:t xml:space="preserve">BYH V2 NOTE: This retirement-account signature/member label is inapplicable. Use Browning Family Revocable Trust and Wesley Dale Browning Manager signature language after confirming authority.</w:t>
      </w:r>
    </w:p>
    <w:p w14:paraId="217DB6EE"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39D63BD0" w14:textId="1073D761"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6AC16A5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522FB7C9"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1DA68F66" w14:textId="6ABAF11A" w:rsidR="00A64794"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Jeanette W.</w:t>
      </w:r>
      <w:r w:rsidR="00D460C9" w:rsidRPr="003B1E57">
        <w:rPr>
          <w:b w:val="0"/>
          <w:bCs w:val="0"/>
          <w:color w:val="auto"/>
          <w:sz w:val="22"/>
          <w:szCs w:val="22"/>
        </w:rPr>
        <w:t xml:space="preserve"> Hollinger</w:t>
      </w:r>
    </w:p>
    <w:p w14:paraId="20C064C0" w14:textId="77777777" w:rsidR="00A64794" w:rsidRPr="00300C57" w:rsidRDefault="00A64794" w:rsidP="00893549">
      <w:pPr>
        <w:pStyle w:val="Heading1"/>
        <w:ind w:left="3330"/>
      </w:pPr>
      <w:r w:rsidRPr="00300C57">
        <w:br w:type="page"/>
      </w:r>
    </w:p>
    <w:p w14:paraId="19D7FE72" w14:textId="77777777" w:rsidR="001F6CD0" w:rsidRPr="00750842" w:rsidRDefault="00791C6B" w:rsidP="0064290F">
      <w:pPr>
        <w:pStyle w:val="Heading1"/>
        <w:keepNext w:val="0"/>
        <w:keepLines w:val="0"/>
        <w:widowControl w:val="0"/>
        <w:rPr>
          <w:color w:val="auto"/>
        </w:rPr>
      </w:pPr>
      <w:r w:rsidRPr="00750842">
        <w:rPr>
          <w:color w:val="auto"/>
        </w:rPr>
        <w:lastRenderedPageBreak/>
        <w:t>EXHIBIT A</w:t>
      </w:r>
    </w:p>
    <w:p>
      <w:pPr>
        <w:pStyle w:val="Heading1"/>
        <w:keepNext w:val="0"/>
        <w:keepLines w:val="0"/>
        <w:widowControl w:val="0"/>
        <w:rPr>
          <w:color w:val="auto"/>
        </w:rPr>
      </w:pPr>
      <w:r>
        <w:rPr>
          <w:color w:val="C00000"/>
        </w:rPr>
        <w:t xml:space="preserve">BYH V2 NOTE: Exhibit A should identify Browning Family Revocable Trust as beneficiary/beneficial ownership reference and, if confirmed, the sole Member holding 100%.</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 Name, Address</w:t>
            </w:r>
            <w:r w:rsidRPr="00300C57">
              <w:rPr>
                <w:rFonts w:ascii="Calibri" w:eastAsia="Calibri" w:hAnsi="Calibri" w:cs="Calibri"/>
                <w:szCs w:val="24"/>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Membership</w:t>
            </w:r>
            <w:r w:rsidRPr="00300C57">
              <w:rPr>
                <w:rFonts w:ascii="Calibri" w:eastAsia="Calibri" w:hAnsi="Calibri" w:cs="Calibri"/>
                <w:szCs w:val="24"/>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Units</w:t>
            </w:r>
            <w:r w:rsidRPr="00300C57">
              <w:rPr>
                <w:rFonts w:ascii="Calibri" w:eastAsia="Calibri" w:hAnsi="Calibri" w:cs="Calibri"/>
                <w:szCs w:val="24"/>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rPr>
              <w:t xml:space="preserve">Heritage IRA, FBO </w:t>
            </w:r>
          </w:p>
          <w:p w14:paraId="42C255B8" w14:textId="77777777" w:rsidR="001F25EC" w:rsidRDefault="00303046" w:rsidP="003F6517">
            <w:pPr>
              <w:pStyle w:val="Heading1"/>
              <w:spacing w:before="0"/>
              <w:jc w:val="left"/>
              <w:rPr>
                <w:szCs w:val="24"/>
              </w:rPr>
            </w:pPr>
            <w:r w:rsidRPr="00300C57">
              <w:rPr>
                <w:szCs w:val="24"/>
              </w:rPr>
              <w:t xml:space="preserve">Wesley Dale </w:t>
            </w:r>
            <w:r w:rsidRPr="003F6517">
              <w:rPr>
                <w:szCs w:val="24"/>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rPr>
              <w:t xml:space="preserve">HSA </w:t>
            </w:r>
            <w:r w:rsidR="009C1959" w:rsidRPr="003F6517">
              <w:rPr>
                <w:szCs w:val="24"/>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14627D25" w14:textId="6F014E51" w:rsidR="009A4275" w:rsidRPr="009A4275" w:rsidRDefault="009A4275" w:rsidP="003F6517">
            <w:r w:rsidRPr="009A4275">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rPr>
              <w:t xml:space="preserve">Heritage IRA, FBO </w:t>
            </w:r>
          </w:p>
          <w:p w14:paraId="14C7317A" w14:textId="77777777" w:rsidR="001F25EC" w:rsidRDefault="00303046" w:rsidP="003F6517">
            <w:pPr>
              <w:pStyle w:val="Heading1"/>
              <w:spacing w:before="0"/>
              <w:jc w:val="left"/>
              <w:rPr>
                <w:szCs w:val="24"/>
              </w:rPr>
            </w:pPr>
            <w:r w:rsidRPr="00300C57">
              <w:rPr>
                <w:szCs w:val="24"/>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rPr>
              <w:t xml:space="preserve">Roth IRA </w:t>
            </w:r>
            <w:r w:rsidR="00B11E91" w:rsidRPr="00300C57">
              <w:rPr>
                <w:szCs w:val="24"/>
              </w:rPr>
              <w:t>#</w:t>
            </w:r>
            <w:r w:rsidR="00B11E91" w:rsidRPr="00300C57">
              <w:rPr>
                <w:szCs w:val="24"/>
                <w:u w:val="single"/>
              </w:rPr>
              <w:t>8870274</w:t>
            </w:r>
            <w:r w:rsidR="00B11E91" w:rsidRPr="00300C57">
              <w:rPr>
                <w:rFonts w:ascii="Calibri" w:eastAsia="Calibri" w:hAnsi="Calibri" w:cs="Calibri"/>
                <w:szCs w:val="24"/>
              </w:rPr>
              <w:t xml:space="preserve"> </w:t>
            </w:r>
            <w:r w:rsidRPr="00300C57">
              <w:rPr>
                <w:rFonts w:ascii="Calibri" w:eastAsia="Calibri" w:hAnsi="Calibri" w:cs="Calibri"/>
                <w:szCs w:val="24"/>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621FE668" w14:textId="77777777" w:rsidR="00610492" w:rsidRPr="009A4275" w:rsidRDefault="00610492" w:rsidP="00610492">
            <w:r w:rsidRPr="009A4275">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rPr>
              <w:t xml:space="preserve">Heritage IRA, FBO </w:t>
            </w:r>
          </w:p>
          <w:p w14:paraId="0DC1D973" w14:textId="77777777" w:rsidR="001F25EC" w:rsidRDefault="00303046" w:rsidP="003F6517">
            <w:pPr>
              <w:pStyle w:val="Heading1"/>
              <w:spacing w:before="0"/>
              <w:jc w:val="left"/>
              <w:rPr>
                <w:szCs w:val="24"/>
              </w:rPr>
            </w:pPr>
            <w:r w:rsidRPr="00300C57">
              <w:rPr>
                <w:szCs w:val="24"/>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rPr>
              <w:t xml:space="preserve">Roth IRA </w:t>
            </w:r>
            <w:r w:rsidR="00A7080E" w:rsidRPr="00300C57">
              <w:rPr>
                <w:szCs w:val="24"/>
              </w:rPr>
              <w:t>#</w:t>
            </w:r>
            <w:r w:rsidR="00A7080E" w:rsidRPr="00300C57">
              <w:rPr>
                <w:szCs w:val="24"/>
                <w:u w:val="single"/>
              </w:rPr>
              <w:t>61077178</w:t>
            </w:r>
            <w:r w:rsidRPr="00300C57">
              <w:rPr>
                <w:rFonts w:ascii="Calibri" w:eastAsia="Calibri" w:hAnsi="Calibri" w:cs="Calibri"/>
                <w:szCs w:val="24"/>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77AC0E2A" w14:textId="77777777" w:rsidR="00610492" w:rsidRPr="009A4275" w:rsidRDefault="00610492" w:rsidP="00610492">
            <w:r w:rsidRPr="009A4275">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rPr>
              <w:t>Jenny</w:t>
            </w:r>
            <w:r w:rsidR="00610492" w:rsidRPr="00B21161">
              <w:rPr>
                <w:rFonts w:ascii="Calibri" w:eastAsia="Calibri" w:hAnsi="Calibri" w:cs="Calibri"/>
                <w:b w:val="0"/>
                <w:bCs w:val="0"/>
                <w:szCs w:val="24"/>
              </w:rPr>
              <w:t>@</w:t>
            </w:r>
            <w:r w:rsidR="00610492">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p>
      <w:pPr>
        <w:pStyle w:val="Heading1"/>
      </w:pPr>
      <w:r>
        <w:rPr>
          <w:color w:val="C00000"/>
        </w:rPr>
        <w:t xml:space="preserve">BYH V2 Open Confirmation Items</w:t>
      </w:r>
    </w:p>
    <w:p>
      <w:r>
        <w:rPr>
          <w:color w:val="C00000"/>
        </w:rPr>
        <w:t xml:space="preserve">1. Confirm whether Browning Family Revocable Trust is the legal sole Member, beneficiary/beneficial owner, or both.</w:t>
      </w:r>
    </w:p>
    <w:p>
      <w:r>
        <w:rPr>
          <w:color w:val="C00000"/>
        </w:rPr>
        <w:t xml:space="preserve">2. Confirm the full legal trust name and signing authority.</w:t>
      </w:r>
    </w:p>
    <w:p>
      <w:r>
        <w:rPr>
          <w:color w:val="C00000"/>
        </w:rPr>
        <w:t xml:space="preserve">3. Confirm the S corporation election language and effective date with CPA/tax counsel.</w:t>
      </w:r>
    </w:p>
    <w:p>
      <w:r>
        <w:rPr>
          <w:color w:val="C00000"/>
        </w:rPr>
        <w:t xml:space="preserve">4. Review remaining plural-Member and buy-sell provisions for fit with a single-member LLC.</w:t>
      </w:r>
    </w:p>
    <w:p>
      <w:r>
        <w:rPr>
          <w:color w:val="C00000"/>
        </w:rPr>
        <w:t xml:space="preserve">5. Confirm the Browning Family Revocable Trust documents authorize Wes Browning and Jenny Hollinger, as current Trustees, to exercise voting authority for the Trust in this LLC.</w:t>
      </w: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